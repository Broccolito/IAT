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B8697" w14:textId="518EDDF9" w:rsidR="007F4211" w:rsidRPr="00E130C1" w:rsidDel="009F7A23" w:rsidRDefault="007F4211" w:rsidP="007F4211">
      <w:pPr>
        <w:rPr>
          <w:del w:id="0" w:author="Gu, Wanjun" w:date="2024-06-18T11:08:00Z"/>
          <w:rFonts w:ascii="Arial" w:hAnsi="Arial" w:cs="Arial"/>
          <w:b/>
          <w:bCs/>
        </w:rPr>
      </w:pPr>
      <w:del w:id="1" w:author="Gu, Wanjun" w:date="2024-06-18T11:08:00Z">
        <w:r w:rsidRPr="00E130C1" w:rsidDel="009F7A23">
          <w:rPr>
            <w:rFonts w:ascii="Arial" w:hAnsi="Arial" w:cs="Arial"/>
            <w:b/>
            <w:bCs/>
          </w:rPr>
          <w:delText xml:space="preserve">Pathologic Achilles Insertion Angle (PAIA): A Novel </w:delText>
        </w:r>
        <w:r w:rsidR="00146A16" w:rsidRPr="00E130C1" w:rsidDel="009F7A23">
          <w:rPr>
            <w:rFonts w:ascii="Arial" w:hAnsi="Arial" w:cs="Arial"/>
            <w:b/>
            <w:bCs/>
          </w:rPr>
          <w:delText xml:space="preserve">Radiographic </w:delText>
        </w:r>
        <w:r w:rsidRPr="00E130C1" w:rsidDel="009F7A23">
          <w:rPr>
            <w:rFonts w:ascii="Arial" w:hAnsi="Arial" w:cs="Arial"/>
            <w:b/>
            <w:bCs/>
          </w:rPr>
          <w:delText>Angular Measurement to Guide Both Evaluation and Treatment of Insertional Achilles Tendinopathy</w:delText>
        </w:r>
      </w:del>
    </w:p>
    <w:p w14:paraId="5962C493" w14:textId="70E67E62" w:rsidR="0056033F" w:rsidRPr="00E130C1" w:rsidDel="009F7A23" w:rsidRDefault="0056033F" w:rsidP="007F4211">
      <w:pPr>
        <w:rPr>
          <w:del w:id="2" w:author="Gu, Wanjun" w:date="2024-06-18T11:08:00Z"/>
          <w:rFonts w:ascii="Arial" w:hAnsi="Arial" w:cs="Arial"/>
          <w:b/>
          <w:bCs/>
        </w:rPr>
      </w:pPr>
    </w:p>
    <w:p w14:paraId="457715F6" w14:textId="14833A19" w:rsidR="007F4211" w:rsidRPr="00E130C1" w:rsidDel="009F7A23" w:rsidRDefault="007F4211" w:rsidP="007F4211">
      <w:pPr>
        <w:rPr>
          <w:del w:id="3" w:author="Gu, Wanjun" w:date="2024-06-18T11:08:00Z"/>
          <w:rFonts w:ascii="Arial" w:hAnsi="Arial" w:cs="Arial"/>
          <w:b/>
          <w:bCs/>
        </w:rPr>
      </w:pPr>
      <w:del w:id="4" w:author="Gu, Wanjun" w:date="2024-06-18T11:08:00Z">
        <w:r w:rsidRPr="00E130C1" w:rsidDel="009F7A23">
          <w:rPr>
            <w:rFonts w:ascii="Arial" w:hAnsi="Arial" w:cs="Arial"/>
            <w:b/>
            <w:bCs/>
          </w:rPr>
          <w:delText>Wanjun Gu, Melissa Carpenter, Mingjie Zhu, Ankit Hirpara, Kenneth J Hunt, Mark S Myerson, Shuyuan Li</w:delText>
        </w:r>
      </w:del>
    </w:p>
    <w:p w14:paraId="7964DD52" w14:textId="0958865C" w:rsidR="0056033F" w:rsidRPr="00E130C1" w:rsidDel="009F7A23" w:rsidRDefault="0056033F" w:rsidP="007F4211">
      <w:pPr>
        <w:rPr>
          <w:del w:id="5" w:author="Gu, Wanjun" w:date="2024-06-18T11:08:00Z"/>
          <w:rFonts w:ascii="Arial" w:hAnsi="Arial" w:cs="Arial"/>
          <w:b/>
          <w:bCs/>
        </w:rPr>
      </w:pPr>
    </w:p>
    <w:p w14:paraId="0C85439A" w14:textId="0E7D2188" w:rsidR="00AE4682" w:rsidRPr="00E130C1" w:rsidDel="009F7A23" w:rsidRDefault="007F4211" w:rsidP="007F4211">
      <w:pPr>
        <w:rPr>
          <w:del w:id="6" w:author="Gu, Wanjun" w:date="2024-06-18T11:08:00Z"/>
          <w:rFonts w:ascii="Arial" w:hAnsi="Arial" w:cs="Arial"/>
          <w:b/>
          <w:bCs/>
        </w:rPr>
      </w:pPr>
      <w:del w:id="7" w:author="Gu, Wanjun" w:date="2024-06-18T11:08:00Z">
        <w:r w:rsidRPr="00E130C1" w:rsidDel="009F7A23">
          <w:rPr>
            <w:rFonts w:ascii="Arial" w:hAnsi="Arial" w:cs="Arial"/>
            <w:b/>
            <w:bCs/>
          </w:rPr>
          <w:delText xml:space="preserve">Background: </w:delText>
        </w:r>
      </w:del>
    </w:p>
    <w:p w14:paraId="049266AC" w14:textId="7AE7038D" w:rsidR="007F4211" w:rsidRPr="00E130C1" w:rsidDel="009F7A23" w:rsidRDefault="007F4211" w:rsidP="009F7A23">
      <w:pPr>
        <w:rPr>
          <w:del w:id="8" w:author="Gu, Wanjun" w:date="2024-06-18T11:08:00Z"/>
          <w:rFonts w:ascii="Arial" w:hAnsi="Arial" w:cs="Arial"/>
          <w:b/>
          <w:bCs/>
        </w:rPr>
        <w:pPrChange w:id="9" w:author="Gu, Wanjun" w:date="2024-06-18T11:08:00Z">
          <w:pPr/>
        </w:pPrChange>
      </w:pPr>
      <w:del w:id="10" w:author="Gu, Wanjun" w:date="2024-06-18T11:08:00Z">
        <w:r w:rsidRPr="00E130C1" w:rsidDel="009F7A23">
          <w:rPr>
            <w:rFonts w:ascii="Arial" w:hAnsi="Arial" w:cs="Arial"/>
          </w:rPr>
          <w:delText xml:space="preserve"> </w:delText>
        </w:r>
        <w:r w:rsidR="00AE4682" w:rsidRPr="00E130C1" w:rsidDel="009F7A23">
          <w:rPr>
            <w:rFonts w:ascii="Arial" w:hAnsi="Arial" w:cs="Arial"/>
          </w:rPr>
          <w:delText>E</w:delText>
        </w:r>
        <w:r w:rsidRPr="00E130C1" w:rsidDel="009F7A23">
          <w:rPr>
            <w:rFonts w:ascii="Arial" w:hAnsi="Arial" w:cs="Arial"/>
          </w:rPr>
          <w:delText xml:space="preserve">nlargement of the </w:delText>
        </w:r>
        <w:r w:rsidR="00AE4682" w:rsidRPr="00E130C1" w:rsidDel="009F7A23">
          <w:rPr>
            <w:rFonts w:ascii="Arial" w:hAnsi="Arial" w:cs="Arial"/>
          </w:rPr>
          <w:delText>calcaneal tuberosity at the Achilles insertion is a typical feature of Insertional Achilles tendinopathy (IAT)</w:delText>
        </w:r>
        <w:r w:rsidRPr="00E130C1" w:rsidDel="009F7A23">
          <w:rPr>
            <w:rFonts w:ascii="Arial" w:hAnsi="Arial" w:cs="Arial"/>
          </w:rPr>
          <w:delText xml:space="preserve">. </w:delText>
        </w:r>
        <w:r w:rsidR="00B10271" w:rsidRPr="00E130C1" w:rsidDel="009F7A23">
          <w:rPr>
            <w:rFonts w:ascii="Arial" w:hAnsi="Arial" w:cs="Arial"/>
          </w:rPr>
          <w:delText>Surgically, it has been traditionally treated with debridement and repair or reconstruction of the Achilles insertion with a long postoperative recovery time. Th</w:delText>
        </w:r>
        <w:r w:rsidRPr="00E130C1" w:rsidDel="009F7A23">
          <w:rPr>
            <w:rFonts w:ascii="Arial" w:hAnsi="Arial" w:cs="Arial"/>
          </w:rPr>
          <w:delText>e Zadek osteotomy</w:delText>
        </w:r>
        <w:r w:rsidR="0045541E" w:rsidRPr="00E130C1" w:rsidDel="009F7A23">
          <w:rPr>
            <w:rFonts w:ascii="Arial" w:hAnsi="Arial" w:cs="Arial"/>
          </w:rPr>
          <w:delText>, a dorsal-based closing wedge osteotomy on the calcanealtuberosity of the calcaneus,</w:delText>
        </w:r>
        <w:r w:rsidRPr="00E130C1" w:rsidDel="009F7A23">
          <w:rPr>
            <w:rFonts w:ascii="Arial" w:hAnsi="Arial" w:cs="Arial"/>
          </w:rPr>
          <w:delText xml:space="preserve"> has been proven to be an effective and minimally invasive procedure for IAT. However, </w:delText>
        </w:r>
        <w:r w:rsidR="00B95C3A" w:rsidRPr="00E130C1" w:rsidDel="009F7A23">
          <w:rPr>
            <w:rFonts w:ascii="Arial" w:hAnsi="Arial" w:cs="Arial"/>
          </w:rPr>
          <w:delText xml:space="preserve">there was no study in the literature demonstrating how to </w:delText>
        </w:r>
        <w:r w:rsidRPr="00E130C1" w:rsidDel="009F7A23">
          <w:rPr>
            <w:rFonts w:ascii="Arial" w:hAnsi="Arial" w:cs="Arial"/>
          </w:rPr>
          <w:delText>determin</w:delText>
        </w:r>
        <w:r w:rsidR="00B95C3A" w:rsidRPr="00E130C1" w:rsidDel="009F7A23">
          <w:rPr>
            <w:rFonts w:ascii="Arial" w:hAnsi="Arial" w:cs="Arial"/>
          </w:rPr>
          <w:delText>e</w:delText>
        </w:r>
        <w:r w:rsidRPr="00E130C1" w:rsidDel="009F7A23">
          <w:rPr>
            <w:rFonts w:ascii="Arial" w:hAnsi="Arial" w:cs="Arial"/>
          </w:rPr>
          <w:delText xml:space="preserve"> the size and </w:delText>
        </w:r>
        <w:r w:rsidR="00B95C3A" w:rsidRPr="00E130C1" w:rsidDel="009F7A23">
          <w:rPr>
            <w:rFonts w:ascii="Arial" w:hAnsi="Arial" w:cs="Arial"/>
          </w:rPr>
          <w:delText>apex of the osteotomy in general, not to</w:delText>
        </w:r>
        <w:r w:rsidRPr="00E130C1" w:rsidDel="009F7A23">
          <w:rPr>
            <w:rFonts w:ascii="Arial" w:hAnsi="Arial" w:cs="Arial"/>
          </w:rPr>
          <w:delText xml:space="preserve"> </w:delText>
        </w:r>
        <w:r w:rsidR="00B95C3A" w:rsidRPr="00E130C1" w:rsidDel="009F7A23">
          <w:rPr>
            <w:rFonts w:ascii="Arial" w:hAnsi="Arial" w:cs="Arial"/>
          </w:rPr>
          <w:delText>even mention correlating it to the</w:delText>
        </w:r>
        <w:r w:rsidRPr="00E130C1" w:rsidDel="009F7A23">
          <w:rPr>
            <w:rFonts w:ascii="Arial" w:hAnsi="Arial" w:cs="Arial"/>
          </w:rPr>
          <w:delText xml:space="preserve"> exact enlargement of the tuberosity. </w:delText>
        </w:r>
        <w:r w:rsidR="00B95C3A" w:rsidRPr="00E130C1" w:rsidDel="009F7A23">
          <w:rPr>
            <w:rFonts w:ascii="Arial" w:hAnsi="Arial" w:cs="Arial"/>
          </w:rPr>
          <w:delText>This</w:delText>
        </w:r>
        <w:r w:rsidRPr="00E130C1" w:rsidDel="009F7A23">
          <w:rPr>
            <w:rFonts w:ascii="Arial" w:hAnsi="Arial" w:cs="Arial"/>
          </w:rPr>
          <w:delText xml:space="preserve"> </w:delText>
        </w:r>
      </w:del>
      <w:del w:id="11" w:author="Gu, Wanjun" w:date="2024-06-18T10:57:00Z">
        <w:r w:rsidRPr="00E130C1" w:rsidDel="00E130C1">
          <w:rPr>
            <w:rFonts w:ascii="Arial" w:hAnsi="Arial" w:cs="Arial"/>
          </w:rPr>
          <w:delText xml:space="preserve">study </w:delText>
        </w:r>
        <w:r w:rsidR="003320CC" w:rsidRPr="00E130C1" w:rsidDel="00E130C1">
          <w:rPr>
            <w:rFonts w:ascii="Arial" w:hAnsi="Arial" w:cs="Arial"/>
          </w:rPr>
          <w:delText xml:space="preserve"> took into account</w:delText>
        </w:r>
      </w:del>
      <w:del w:id="12" w:author="Gu, Wanjun" w:date="2024-06-18T11:08:00Z">
        <w:r w:rsidR="003320CC" w:rsidRPr="00E130C1" w:rsidDel="009F7A23">
          <w:rPr>
            <w:rFonts w:ascii="Arial" w:hAnsi="Arial" w:cs="Arial"/>
          </w:rPr>
          <w:delText xml:space="preserve"> the morphology of the calcaneus </w:delText>
        </w:r>
      </w:del>
      <w:del w:id="13" w:author="Gu, Wanjun" w:date="2024-06-18T10:57:00Z">
        <w:r w:rsidR="003320CC" w:rsidRPr="00E130C1" w:rsidDel="00E130C1">
          <w:rPr>
            <w:rFonts w:ascii="Arial" w:hAnsi="Arial" w:cs="Arial"/>
          </w:rPr>
          <w:delText>and</w:delText>
        </w:r>
        <w:r w:rsidR="00B95C3A" w:rsidRPr="00E130C1" w:rsidDel="00E130C1">
          <w:rPr>
            <w:rFonts w:ascii="Arial" w:hAnsi="Arial" w:cs="Arial"/>
          </w:rPr>
          <w:delText>developed</w:delText>
        </w:r>
      </w:del>
      <w:del w:id="14" w:author="Gu, Wanjun" w:date="2024-06-18T11:08:00Z">
        <w:r w:rsidR="00B95C3A" w:rsidRPr="00E130C1" w:rsidDel="009F7A23">
          <w:rPr>
            <w:rFonts w:ascii="Arial" w:hAnsi="Arial" w:cs="Arial"/>
          </w:rPr>
          <w:delText xml:space="preserve"> </w:delText>
        </w:r>
        <w:r w:rsidRPr="00E130C1" w:rsidDel="009F7A23">
          <w:rPr>
            <w:rFonts w:ascii="Arial" w:hAnsi="Arial" w:cs="Arial"/>
          </w:rPr>
          <w:delText xml:space="preserve">a </w:delText>
        </w:r>
        <w:r w:rsidR="00B95C3A" w:rsidRPr="00E130C1" w:rsidDel="009F7A23">
          <w:rPr>
            <w:rFonts w:ascii="Arial" w:hAnsi="Arial" w:cs="Arial"/>
          </w:rPr>
          <w:delText>radiographic angular metric</w:delText>
        </w:r>
        <w:r w:rsidR="003320CC" w:rsidRPr="00E130C1" w:rsidDel="009F7A23">
          <w:rPr>
            <w:rFonts w:ascii="Arial" w:hAnsi="Arial" w:cs="Arial"/>
          </w:rPr>
          <w:delText xml:space="preserve">, </w:delText>
        </w:r>
        <w:r w:rsidR="00B95C3A" w:rsidRPr="00E130C1" w:rsidDel="009F7A23">
          <w:rPr>
            <w:rFonts w:ascii="Arial" w:hAnsi="Arial" w:cs="Arial"/>
            <w:b/>
            <w:bCs/>
          </w:rPr>
          <w:delText>Pathologic Achilles Insertion Angle (PAIA</w:delText>
        </w:r>
      </w:del>
      <w:del w:id="15" w:author="Gu, Wanjun" w:date="2024-06-18T10:57:00Z">
        <w:r w:rsidR="00B95C3A" w:rsidRPr="00E130C1" w:rsidDel="00E130C1">
          <w:rPr>
            <w:rFonts w:ascii="Arial" w:hAnsi="Arial" w:cs="Arial"/>
            <w:b/>
            <w:bCs/>
          </w:rPr>
          <w:delText xml:space="preserve">), </w:delText>
        </w:r>
        <w:r w:rsidR="00B95C3A" w:rsidRPr="00E130C1" w:rsidDel="00E130C1">
          <w:rPr>
            <w:rFonts w:ascii="Arial" w:hAnsi="Arial" w:cs="Arial"/>
          </w:rPr>
          <w:delText xml:space="preserve"> </w:delText>
        </w:r>
        <w:r w:rsidRPr="00E130C1" w:rsidDel="00E130C1">
          <w:rPr>
            <w:rFonts w:ascii="Arial" w:hAnsi="Arial" w:cs="Arial"/>
          </w:rPr>
          <w:delText xml:space="preserve"> </w:delText>
        </w:r>
        <w:r w:rsidR="00DE0424" w:rsidRPr="00E130C1" w:rsidDel="00E130C1">
          <w:rPr>
            <w:rFonts w:ascii="Arial" w:hAnsi="Arial" w:cs="Arial"/>
          </w:rPr>
          <w:delText>to</w:delText>
        </w:r>
      </w:del>
      <w:del w:id="16" w:author="Gu, Wanjun" w:date="2024-06-18T11:08:00Z">
        <w:r w:rsidR="00DE0424" w:rsidRPr="00E130C1" w:rsidDel="009F7A23">
          <w:rPr>
            <w:rFonts w:ascii="Arial" w:hAnsi="Arial" w:cs="Arial"/>
          </w:rPr>
          <w:delText xml:space="preserve"> </w:delText>
        </w:r>
        <w:r w:rsidR="00A20453" w:rsidRPr="00E130C1" w:rsidDel="009F7A23">
          <w:rPr>
            <w:rFonts w:ascii="Arial" w:hAnsi="Arial" w:cs="Arial"/>
          </w:rPr>
          <w:delText>guide</w:delText>
        </w:r>
        <w:r w:rsidR="003320CC" w:rsidRPr="00E130C1" w:rsidDel="009F7A23">
          <w:rPr>
            <w:rFonts w:ascii="Arial" w:hAnsi="Arial" w:cs="Arial"/>
          </w:rPr>
          <w:delText xml:space="preserve"> </w:delText>
        </w:r>
        <w:r w:rsidRPr="00E130C1" w:rsidDel="009F7A23">
          <w:rPr>
            <w:rFonts w:ascii="Arial" w:hAnsi="Arial" w:cs="Arial"/>
          </w:rPr>
          <w:delText xml:space="preserve">the </w:delText>
        </w:r>
        <w:r w:rsidR="00A20453" w:rsidRPr="00E130C1" w:rsidDel="009F7A23">
          <w:rPr>
            <w:rFonts w:ascii="Arial" w:hAnsi="Arial" w:cs="Arial"/>
          </w:rPr>
          <w:delText>evaluation</w:delText>
        </w:r>
        <w:r w:rsidR="003320CC" w:rsidRPr="00E130C1" w:rsidDel="009F7A23">
          <w:rPr>
            <w:rFonts w:ascii="Arial" w:hAnsi="Arial" w:cs="Arial"/>
          </w:rPr>
          <w:delText xml:space="preserve"> </w:delText>
        </w:r>
        <w:r w:rsidR="00A20453" w:rsidRPr="00E130C1" w:rsidDel="009F7A23">
          <w:rPr>
            <w:rFonts w:ascii="Arial" w:hAnsi="Arial" w:cs="Arial"/>
          </w:rPr>
          <w:delText xml:space="preserve">of IAT </w:delText>
        </w:r>
        <w:r w:rsidR="003320CC" w:rsidRPr="00E130C1" w:rsidDel="009F7A23">
          <w:rPr>
            <w:rFonts w:ascii="Arial" w:hAnsi="Arial" w:cs="Arial"/>
          </w:rPr>
          <w:delText xml:space="preserve">and the design of the </w:delText>
        </w:r>
        <w:r w:rsidRPr="00E130C1" w:rsidDel="009F7A23">
          <w:rPr>
            <w:rFonts w:ascii="Arial" w:hAnsi="Arial" w:cs="Arial"/>
          </w:rPr>
          <w:delText>Zadek osteotomy.</w:delText>
        </w:r>
      </w:del>
    </w:p>
    <w:p w14:paraId="7F7981F6" w14:textId="315882DD" w:rsidR="007F4211" w:rsidRPr="00E130C1" w:rsidDel="009F7A23" w:rsidRDefault="007F4211" w:rsidP="009F7A23">
      <w:pPr>
        <w:rPr>
          <w:del w:id="17" w:author="Gu, Wanjun" w:date="2024-06-18T11:08:00Z"/>
          <w:rFonts w:ascii="Arial" w:hAnsi="Arial" w:cs="Arial"/>
          <w:b/>
          <w:bCs/>
        </w:rPr>
        <w:pPrChange w:id="18" w:author="Gu, Wanjun" w:date="2024-06-18T11:08:00Z">
          <w:pPr/>
        </w:pPrChange>
      </w:pPr>
      <w:del w:id="19" w:author="Gu, Wanjun" w:date="2024-06-18T11:08:00Z">
        <w:r w:rsidRPr="00E130C1" w:rsidDel="009F7A23">
          <w:rPr>
            <w:rFonts w:ascii="Arial" w:hAnsi="Arial" w:cs="Arial"/>
            <w:b/>
            <w:bCs/>
          </w:rPr>
          <w:delText xml:space="preserve">Methods: </w:delText>
        </w:r>
        <w:r w:rsidRPr="00E130C1" w:rsidDel="009F7A23">
          <w:rPr>
            <w:rFonts w:ascii="Arial" w:hAnsi="Arial" w:cs="Arial"/>
          </w:rPr>
          <w:delText xml:space="preserve">Lateral weightbearing </w:delText>
        </w:r>
        <w:r w:rsidR="00DE0424" w:rsidRPr="00E130C1" w:rsidDel="009F7A23">
          <w:rPr>
            <w:rFonts w:ascii="Arial" w:hAnsi="Arial" w:cs="Arial"/>
          </w:rPr>
          <w:delText xml:space="preserve">radiographic </w:delText>
        </w:r>
        <w:r w:rsidRPr="00E130C1" w:rsidDel="009F7A23">
          <w:rPr>
            <w:rFonts w:ascii="Arial" w:hAnsi="Arial" w:cs="Arial"/>
          </w:rPr>
          <w:delText xml:space="preserve">images of 40 control feet were used </w:delText>
        </w:r>
      </w:del>
      <w:del w:id="20" w:author="Gu, Wanjun" w:date="2024-06-18T10:57:00Z">
        <w:r w:rsidRPr="00E130C1" w:rsidDel="00E130C1">
          <w:rPr>
            <w:rFonts w:ascii="Arial" w:hAnsi="Arial" w:cs="Arial"/>
          </w:rPr>
          <w:delText xml:space="preserve">to </w:delText>
        </w:r>
        <w:r w:rsidR="00DE0424" w:rsidRPr="00E130C1" w:rsidDel="00E130C1">
          <w:rPr>
            <w:rFonts w:ascii="Arial" w:hAnsi="Arial" w:cs="Arial"/>
          </w:rPr>
          <w:delText xml:space="preserve"> develop</w:delText>
        </w:r>
      </w:del>
      <w:del w:id="21" w:author="Gu, Wanjun" w:date="2024-06-18T11:08:00Z">
        <w:r w:rsidR="00DE0424" w:rsidRPr="00E130C1" w:rsidDel="009F7A23">
          <w:rPr>
            <w:rFonts w:ascii="Arial" w:hAnsi="Arial" w:cs="Arial"/>
          </w:rPr>
          <w:delText xml:space="preserve"> a mathematical algorithm (the Standard Circle, SC) for predicting the contour of the calcaneal tuberosity in each control foot</w:delText>
        </w:r>
        <w:r w:rsidRPr="00E130C1" w:rsidDel="009F7A23">
          <w:rPr>
            <w:rFonts w:ascii="Arial" w:hAnsi="Arial" w:cs="Arial"/>
          </w:rPr>
          <w:delText xml:space="preserve">. </w:delText>
        </w:r>
        <w:r w:rsidR="00DE0424" w:rsidRPr="00E130C1" w:rsidDel="009F7A23">
          <w:rPr>
            <w:rFonts w:ascii="Arial" w:hAnsi="Arial" w:cs="Arial"/>
          </w:rPr>
          <w:delText>The</w:delText>
        </w:r>
        <w:r w:rsidRPr="00E130C1" w:rsidDel="009F7A23">
          <w:rPr>
            <w:rFonts w:ascii="Arial" w:hAnsi="Arial" w:cs="Arial"/>
          </w:rPr>
          <w:delText xml:space="preserve"> center and radius </w:delText>
        </w:r>
        <w:r w:rsidR="00DE0424" w:rsidRPr="00E130C1" w:rsidDel="009F7A23">
          <w:rPr>
            <w:rFonts w:ascii="Arial" w:hAnsi="Arial" w:cs="Arial"/>
          </w:rPr>
          <w:delText xml:space="preserve">of the SC </w:delText>
        </w:r>
        <w:r w:rsidRPr="00E130C1" w:rsidDel="009F7A23">
          <w:rPr>
            <w:rFonts w:ascii="Arial" w:hAnsi="Arial" w:cs="Arial"/>
          </w:rPr>
          <w:delText xml:space="preserve">were statistically fitted and scaled in relation to the </w:delText>
        </w:r>
        <w:r w:rsidR="00DE0424" w:rsidRPr="00E130C1" w:rsidDel="009F7A23">
          <w:rPr>
            <w:rFonts w:ascii="Arial" w:hAnsi="Arial" w:cs="Arial"/>
          </w:rPr>
          <w:delText>dimensions</w:delText>
        </w:r>
        <w:r w:rsidRPr="00E130C1" w:rsidDel="009F7A23">
          <w:rPr>
            <w:rFonts w:ascii="Arial" w:hAnsi="Arial" w:cs="Arial"/>
          </w:rPr>
          <w:delText xml:space="preserve"> of the calcaneus. The </w:delText>
        </w:r>
        <w:r w:rsidR="00DE0424" w:rsidRPr="00E130C1" w:rsidDel="009F7A23">
          <w:rPr>
            <w:rFonts w:ascii="Arial" w:hAnsi="Arial" w:cs="Arial"/>
          </w:rPr>
          <w:delText xml:space="preserve">enlarged calcaneal </w:delText>
        </w:r>
        <w:r w:rsidRPr="00E130C1" w:rsidDel="009F7A23">
          <w:rPr>
            <w:rFonts w:ascii="Arial" w:hAnsi="Arial" w:cs="Arial"/>
          </w:rPr>
          <w:delText>tuberosit</w:delText>
        </w:r>
        <w:r w:rsidR="00436AF2" w:rsidRPr="00E130C1" w:rsidDel="009F7A23">
          <w:rPr>
            <w:rFonts w:ascii="Arial" w:hAnsi="Arial" w:cs="Arial"/>
          </w:rPr>
          <w:delText>ies</w:delText>
        </w:r>
        <w:r w:rsidRPr="00E130C1" w:rsidDel="009F7A23">
          <w:rPr>
            <w:rFonts w:ascii="Arial" w:hAnsi="Arial" w:cs="Arial"/>
          </w:rPr>
          <w:delText xml:space="preserve"> of 40 </w:delText>
        </w:r>
        <w:r w:rsidR="00DE0424" w:rsidRPr="00E130C1" w:rsidDel="009F7A23">
          <w:rPr>
            <w:rFonts w:ascii="Arial" w:hAnsi="Arial" w:cs="Arial"/>
          </w:rPr>
          <w:delText xml:space="preserve">feet </w:delText>
        </w:r>
        <w:r w:rsidRPr="00E130C1" w:rsidDel="009F7A23">
          <w:rPr>
            <w:rFonts w:ascii="Arial" w:hAnsi="Arial" w:cs="Arial"/>
          </w:rPr>
          <w:delText>with IAT w</w:delText>
        </w:r>
        <w:r w:rsidR="00436AF2" w:rsidRPr="00E130C1" w:rsidDel="009F7A23">
          <w:rPr>
            <w:rFonts w:ascii="Arial" w:hAnsi="Arial" w:cs="Arial"/>
          </w:rPr>
          <w:delText>ere</w:delText>
        </w:r>
        <w:r w:rsidRPr="00E130C1" w:rsidDel="009F7A23">
          <w:rPr>
            <w:rFonts w:ascii="Arial" w:hAnsi="Arial" w:cs="Arial"/>
          </w:rPr>
          <w:delText xml:space="preserve"> </w:delText>
        </w:r>
        <w:r w:rsidR="00DE0424" w:rsidRPr="00E130C1" w:rsidDel="009F7A23">
          <w:rPr>
            <w:rFonts w:ascii="Arial" w:hAnsi="Arial" w:cs="Arial"/>
          </w:rPr>
          <w:delText xml:space="preserve">plotted </w:delText>
        </w:r>
        <w:r w:rsidRPr="00E130C1" w:rsidDel="009F7A23">
          <w:rPr>
            <w:rFonts w:ascii="Arial" w:hAnsi="Arial" w:cs="Arial"/>
          </w:rPr>
          <w:delText>and compared to their respective SC</w:delText>
        </w:r>
        <w:r w:rsidR="00DE0424" w:rsidRPr="00E130C1" w:rsidDel="009F7A23">
          <w:rPr>
            <w:rFonts w:ascii="Arial" w:hAnsi="Arial" w:cs="Arial"/>
          </w:rPr>
          <w:delText>s</w:delText>
        </w:r>
        <w:r w:rsidR="006951D0" w:rsidRPr="00E130C1" w:rsidDel="009F7A23">
          <w:rPr>
            <w:rFonts w:ascii="Arial" w:hAnsi="Arial" w:cs="Arial"/>
          </w:rPr>
          <w:delText xml:space="preserve"> to calculate an </w:delText>
        </w:r>
      </w:del>
      <w:del w:id="22" w:author="Gu, Wanjun" w:date="2024-06-18T10:57:00Z">
        <w:r w:rsidR="006951D0" w:rsidRPr="00E130C1" w:rsidDel="00E130C1">
          <w:rPr>
            <w:rFonts w:ascii="Arial" w:hAnsi="Arial" w:cs="Arial"/>
          </w:rPr>
          <w:delText xml:space="preserve">an </w:delText>
        </w:r>
      </w:del>
      <w:del w:id="23" w:author="Gu, Wanjun" w:date="2024-06-18T11:08:00Z">
        <w:r w:rsidR="006951D0" w:rsidRPr="00E130C1" w:rsidDel="009F7A23">
          <w:rPr>
            <w:rFonts w:ascii="Arial" w:hAnsi="Arial" w:cs="Arial"/>
          </w:rPr>
          <w:delText>algorithm of the</w:delText>
        </w:r>
        <w:r w:rsidRPr="00E130C1" w:rsidDel="009F7A23">
          <w:rPr>
            <w:rFonts w:ascii="Arial" w:hAnsi="Arial" w:cs="Arial"/>
          </w:rPr>
          <w:delText xml:space="preserve"> angle by which the </w:delText>
        </w:r>
        <w:r w:rsidR="006951D0" w:rsidRPr="00E130C1" w:rsidDel="009F7A23">
          <w:rPr>
            <w:rFonts w:ascii="Arial" w:hAnsi="Arial" w:cs="Arial"/>
          </w:rPr>
          <w:delText>enlarged</w:delText>
        </w:r>
        <w:r w:rsidRPr="00E130C1" w:rsidDel="009F7A23">
          <w:rPr>
            <w:rFonts w:ascii="Arial" w:hAnsi="Arial" w:cs="Arial"/>
          </w:rPr>
          <w:delText xml:space="preserve"> </w:delText>
        </w:r>
        <w:r w:rsidR="006951D0" w:rsidRPr="00E130C1" w:rsidDel="009F7A23">
          <w:rPr>
            <w:rFonts w:ascii="Arial" w:hAnsi="Arial" w:cs="Arial"/>
          </w:rPr>
          <w:delText>tuberosity</w:delText>
        </w:r>
        <w:r w:rsidRPr="00E130C1" w:rsidDel="009F7A23">
          <w:rPr>
            <w:rFonts w:ascii="Arial" w:hAnsi="Arial" w:cs="Arial"/>
          </w:rPr>
          <w:delText xml:space="preserve"> curve </w:delText>
        </w:r>
        <w:r w:rsidR="006951D0" w:rsidRPr="00E130C1" w:rsidDel="009F7A23">
          <w:rPr>
            <w:rFonts w:ascii="Arial" w:hAnsi="Arial" w:cs="Arial"/>
          </w:rPr>
          <w:delText xml:space="preserve">could be </w:delText>
        </w:r>
        <w:r w:rsidRPr="00E130C1" w:rsidDel="009F7A23">
          <w:rPr>
            <w:rFonts w:ascii="Arial" w:hAnsi="Arial" w:cs="Arial"/>
          </w:rPr>
          <w:delText>rotated around the weightbearing point to fit the SC</w:delText>
        </w:r>
        <w:r w:rsidR="006951D0" w:rsidRPr="00E130C1" w:rsidDel="009F7A23">
          <w:rPr>
            <w:rFonts w:ascii="Arial" w:hAnsi="Arial" w:cs="Arial"/>
          </w:rPr>
          <w:delText xml:space="preserve"> of each foot</w:delText>
        </w:r>
        <w:r w:rsidRPr="00E130C1" w:rsidDel="009F7A23">
          <w:rPr>
            <w:rFonts w:ascii="Arial" w:hAnsi="Arial" w:cs="Arial"/>
          </w:rPr>
          <w:delText xml:space="preserve">. </w:delText>
        </w:r>
        <w:r w:rsidR="006951D0" w:rsidRPr="00E130C1" w:rsidDel="009F7A23">
          <w:rPr>
            <w:rFonts w:ascii="Arial" w:hAnsi="Arial" w:cs="Arial"/>
          </w:rPr>
          <w:delText>T</w:delText>
        </w:r>
        <w:r w:rsidRPr="00E130C1" w:rsidDel="009F7A23">
          <w:rPr>
            <w:rFonts w:ascii="Arial" w:hAnsi="Arial" w:cs="Arial"/>
          </w:rPr>
          <w:delText xml:space="preserve">his angular measurement </w:delText>
        </w:r>
        <w:r w:rsidR="006951D0" w:rsidRPr="00E130C1" w:rsidDel="009F7A23">
          <w:rPr>
            <w:rFonts w:ascii="Arial" w:hAnsi="Arial" w:cs="Arial"/>
          </w:rPr>
          <w:delText>was named PAIA.</w:delText>
        </w:r>
        <w:r w:rsidRPr="00E130C1" w:rsidDel="009F7A23">
          <w:rPr>
            <w:rFonts w:ascii="Arial" w:hAnsi="Arial" w:cs="Arial"/>
          </w:rPr>
          <w:delText xml:space="preserve"> </w:delText>
        </w:r>
        <w:r w:rsidR="006951D0" w:rsidRPr="00E130C1" w:rsidDel="009F7A23">
          <w:rPr>
            <w:rFonts w:ascii="Arial" w:hAnsi="Arial" w:cs="Arial"/>
          </w:rPr>
          <w:delText xml:space="preserve">It was meant to reflect the size of the calcaneal tuberosity </w:delText>
        </w:r>
      </w:del>
      <w:del w:id="24" w:author="Gu, Wanjun" w:date="2024-06-18T10:57:00Z">
        <w:r w:rsidR="006951D0" w:rsidRPr="00E130C1" w:rsidDel="00E130C1">
          <w:rPr>
            <w:rFonts w:ascii="Arial" w:hAnsi="Arial" w:cs="Arial"/>
          </w:rPr>
          <w:delText xml:space="preserve">enlargement </w:delText>
        </w:r>
        <w:r w:rsidRPr="00E130C1" w:rsidDel="00E130C1">
          <w:rPr>
            <w:rFonts w:ascii="Arial" w:hAnsi="Arial" w:cs="Arial"/>
          </w:rPr>
          <w:delText xml:space="preserve"> </w:delText>
        </w:r>
        <w:r w:rsidR="006951D0" w:rsidRPr="00E130C1" w:rsidDel="00E130C1">
          <w:rPr>
            <w:rFonts w:ascii="Arial" w:hAnsi="Arial" w:cs="Arial"/>
          </w:rPr>
          <w:delText>and</w:delText>
        </w:r>
      </w:del>
      <w:del w:id="25" w:author="Gu, Wanjun" w:date="2024-06-18T11:08:00Z">
        <w:r w:rsidR="006951D0" w:rsidRPr="00E130C1" w:rsidDel="009F7A23">
          <w:rPr>
            <w:rFonts w:ascii="Arial" w:hAnsi="Arial" w:cs="Arial"/>
          </w:rPr>
          <w:delText xml:space="preserve"> the</w:delText>
        </w:r>
        <w:r w:rsidRPr="00E130C1" w:rsidDel="009F7A23">
          <w:rPr>
            <w:rFonts w:ascii="Arial" w:hAnsi="Arial" w:cs="Arial"/>
          </w:rPr>
          <w:delText xml:space="preserve"> size of the Zadek osteotomy </w:delText>
        </w:r>
        <w:r w:rsidR="006951D0" w:rsidRPr="00E130C1" w:rsidDel="009F7A23">
          <w:rPr>
            <w:rFonts w:ascii="Arial" w:hAnsi="Arial" w:cs="Arial"/>
          </w:rPr>
          <w:delText>with the</w:delText>
        </w:r>
        <w:r w:rsidRPr="00E130C1" w:rsidDel="009F7A23">
          <w:rPr>
            <w:rFonts w:ascii="Arial" w:hAnsi="Arial" w:cs="Arial"/>
          </w:rPr>
          <w:delText xml:space="preserve"> apex of the osteotomy </w:delText>
        </w:r>
        <w:r w:rsidR="006951D0" w:rsidRPr="00E130C1" w:rsidDel="009F7A23">
          <w:rPr>
            <w:rFonts w:ascii="Arial" w:hAnsi="Arial" w:cs="Arial"/>
          </w:rPr>
          <w:delText>being</w:delText>
        </w:r>
        <w:r w:rsidRPr="00E130C1" w:rsidDel="009F7A23">
          <w:rPr>
            <w:rFonts w:ascii="Arial" w:hAnsi="Arial" w:cs="Arial"/>
          </w:rPr>
          <w:delText xml:space="preserve"> at the weightbearing point of the calcaneus. </w:delText>
        </w:r>
      </w:del>
    </w:p>
    <w:p w14:paraId="737BC462" w14:textId="7EAA1A7B" w:rsidR="007F4211" w:rsidRPr="00E130C1" w:rsidDel="009F7A23" w:rsidRDefault="007F4211" w:rsidP="009F7A23">
      <w:pPr>
        <w:rPr>
          <w:del w:id="26" w:author="Gu, Wanjun" w:date="2024-06-18T11:08:00Z"/>
          <w:rFonts w:ascii="Arial" w:hAnsi="Arial" w:cs="Arial"/>
        </w:rPr>
        <w:pPrChange w:id="27" w:author="Gu, Wanjun" w:date="2024-06-18T11:08:00Z">
          <w:pPr/>
        </w:pPrChange>
      </w:pPr>
      <w:del w:id="28" w:author="Gu, Wanjun" w:date="2024-06-18T11:08:00Z">
        <w:r w:rsidRPr="00E130C1" w:rsidDel="009F7A23">
          <w:rPr>
            <w:rFonts w:ascii="Arial" w:hAnsi="Arial" w:cs="Arial"/>
            <w:b/>
            <w:bCs/>
          </w:rPr>
          <w:delText>Results:</w:delText>
        </w:r>
        <w:r w:rsidRPr="00E130C1" w:rsidDel="009F7A23">
          <w:rPr>
            <w:rFonts w:ascii="Arial" w:hAnsi="Arial" w:cs="Arial"/>
          </w:rPr>
          <w:delText xml:space="preserve"> </w:delText>
        </w:r>
        <w:r w:rsidR="006951D0" w:rsidRPr="00E130C1" w:rsidDel="009F7A23">
          <w:rPr>
            <w:rFonts w:ascii="Arial" w:hAnsi="Arial" w:cs="Arial"/>
          </w:rPr>
          <w:delText>T</w:delText>
        </w:r>
        <w:r w:rsidRPr="00E130C1" w:rsidDel="009F7A23">
          <w:rPr>
            <w:rFonts w:ascii="Arial" w:hAnsi="Arial" w:cs="Arial"/>
          </w:rPr>
          <w:delText>he equation of the Standard Curv</w:delText>
        </w:r>
        <w:r w:rsidR="006951D0" w:rsidRPr="00E130C1" w:rsidDel="009F7A23">
          <w:rPr>
            <w:rFonts w:ascii="Arial" w:hAnsi="Arial" w:cs="Arial"/>
          </w:rPr>
          <w:delText xml:space="preserve">e was </w:delText>
        </w:r>
      </w:del>
      <m:oMath>
        <m:sSup>
          <m:sSupPr>
            <m:ctrlPr>
              <w:del w:id="29" w:author="Gu, Wanjun" w:date="2024-06-18T11:08:00Z">
                <w:rPr>
                  <w:rFonts w:ascii="Cambria Math" w:hAnsi="Cambria Math" w:cs="Arial"/>
                  <w:i/>
                </w:rPr>
              </w:del>
            </m:ctrlPr>
          </m:sSupPr>
          <m:e>
            <m:r>
              <w:del w:id="30" w:author="Gu, Wanjun" w:date="2024-06-18T11:08:00Z">
                <w:rPr>
                  <w:rFonts w:ascii="Cambria Math" w:hAnsi="Cambria Math" w:cs="Arial"/>
                </w:rPr>
                <m:t>R</m:t>
              </w:del>
            </m:r>
          </m:e>
          <m:sup>
            <m:r>
              <w:del w:id="31" w:author="Gu, Wanjun" w:date="2024-06-18T11:08:00Z">
                <w:rPr>
                  <w:rFonts w:ascii="Cambria Math" w:hAnsi="Cambria Math" w:cs="Arial"/>
                </w:rPr>
                <m:t>2</m:t>
              </w:del>
            </m:r>
          </m:sup>
        </m:sSup>
        <m:r>
          <w:del w:id="32" w:author="Gu, Wanjun" w:date="2024-06-18T11:08:00Z">
            <w:rPr>
              <w:rFonts w:ascii="Cambria Math" w:hAnsi="Cambria Math" w:cs="Arial"/>
            </w:rPr>
            <m:t xml:space="preserve">= </m:t>
          </w:del>
        </m:r>
        <m:sSup>
          <m:sSupPr>
            <m:ctrlPr>
              <w:del w:id="33" w:author="Gu, Wanjun" w:date="2024-06-18T11:08:00Z">
                <w:rPr>
                  <w:rFonts w:ascii="Cambria Math" w:hAnsi="Cambria Math" w:cs="Arial"/>
                  <w:i/>
                </w:rPr>
              </w:del>
            </m:ctrlPr>
          </m:sSupPr>
          <m:e>
            <m:r>
              <w:del w:id="34" w:author="Gu, Wanjun" w:date="2024-06-18T11:08:00Z">
                <w:rPr>
                  <w:rFonts w:ascii="Cambria Math" w:hAnsi="Cambria Math" w:cs="Arial"/>
                </w:rPr>
                <m:t>(x+a)</m:t>
              </w:del>
            </m:r>
          </m:e>
          <m:sup>
            <m:r>
              <w:del w:id="35" w:author="Gu, Wanjun" w:date="2024-06-18T11:08:00Z">
                <w:rPr>
                  <w:rFonts w:ascii="Cambria Math" w:hAnsi="Cambria Math" w:cs="Arial"/>
                </w:rPr>
                <m:t>2</m:t>
              </w:del>
            </m:r>
          </m:sup>
        </m:sSup>
        <m:r>
          <w:del w:id="36" w:author="Gu, Wanjun" w:date="2024-06-18T11:08:00Z">
            <w:rPr>
              <w:rFonts w:ascii="Cambria Math" w:hAnsi="Cambria Math" w:cs="Arial"/>
            </w:rPr>
            <m:t>+</m:t>
          </w:del>
        </m:r>
        <m:sSup>
          <m:sSupPr>
            <m:ctrlPr>
              <w:del w:id="37" w:author="Gu, Wanjun" w:date="2024-06-18T11:08:00Z">
                <w:rPr>
                  <w:rFonts w:ascii="Cambria Math" w:hAnsi="Cambria Math" w:cs="Arial"/>
                  <w:i/>
                </w:rPr>
              </w:del>
            </m:ctrlPr>
          </m:sSupPr>
          <m:e>
            <m:r>
              <w:del w:id="38" w:author="Gu, Wanjun" w:date="2024-06-18T11:08:00Z">
                <w:rPr>
                  <w:rFonts w:ascii="Cambria Math" w:hAnsi="Cambria Math" w:cs="Arial"/>
                </w:rPr>
                <m:t>(y+b)</m:t>
              </w:del>
            </m:r>
          </m:e>
          <m:sup>
            <m:r>
              <w:del w:id="39" w:author="Gu, Wanjun" w:date="2024-06-18T11:08:00Z">
                <w:rPr>
                  <w:rFonts w:ascii="Cambria Math" w:hAnsi="Cambria Math" w:cs="Arial"/>
                </w:rPr>
                <m:t>2</m:t>
              </w:del>
            </m:r>
          </m:sup>
        </m:sSup>
      </m:oMath>
      <w:del w:id="40" w:author="Gu, Wanjun" w:date="2024-06-18T11:08:00Z">
        <w:r w:rsidR="004A4666" w:rsidRPr="00E130C1" w:rsidDel="009F7A23">
          <w:rPr>
            <w:rFonts w:ascii="Arial" w:hAnsi="Arial" w:cs="Arial"/>
          </w:rPr>
          <w:delText xml:space="preserve"> with the</w:delText>
        </w:r>
        <w:r w:rsidRPr="00E130C1" w:rsidDel="009F7A23">
          <w:rPr>
            <w:rFonts w:ascii="Arial" w:hAnsi="Arial" w:cs="Arial"/>
          </w:rPr>
          <w:delText xml:space="preserve"> offsets of the center </w:delText>
        </w:r>
        <w:r w:rsidR="004A4666" w:rsidRPr="00E130C1" w:rsidDel="009F7A23">
          <w:rPr>
            <w:rFonts w:ascii="Arial" w:hAnsi="Arial" w:cs="Arial"/>
          </w:rPr>
          <w:delText xml:space="preserve">(a, b) </w:delText>
        </w:r>
        <w:r w:rsidRPr="00E130C1" w:rsidDel="009F7A23">
          <w:rPr>
            <w:rFonts w:ascii="Arial" w:hAnsi="Arial" w:cs="Arial"/>
          </w:rPr>
          <w:delText>and the radius</w:delText>
        </w:r>
        <w:r w:rsidR="004A4666" w:rsidRPr="00E130C1" w:rsidDel="009F7A23">
          <w:rPr>
            <w:rFonts w:ascii="Arial" w:hAnsi="Arial" w:cs="Arial"/>
          </w:rPr>
          <w:delText xml:space="preserve"> (R)</w:delText>
        </w:r>
        <w:r w:rsidRPr="00E130C1" w:rsidDel="009F7A23">
          <w:rPr>
            <w:rFonts w:ascii="Arial" w:hAnsi="Arial" w:cs="Arial"/>
          </w:rPr>
          <w:delText xml:space="preserve"> of SC </w:delText>
        </w:r>
        <w:r w:rsidR="004A4666" w:rsidRPr="00E130C1" w:rsidDel="009F7A23">
          <w:rPr>
            <w:rFonts w:ascii="Arial" w:hAnsi="Arial" w:cs="Arial"/>
          </w:rPr>
          <w:delText>being</w:delText>
        </w:r>
        <w:r w:rsidRPr="00E130C1" w:rsidDel="009F7A23">
          <w:rPr>
            <w:rFonts w:ascii="Arial" w:hAnsi="Arial" w:cs="Arial"/>
          </w:rPr>
          <w:delText xml:space="preserve"> scaled in relation to the </w:delText>
        </w:r>
      </w:del>
      <w:del w:id="41" w:author="Gu, Wanjun" w:date="2024-06-18T10:57:00Z">
        <w:r w:rsidR="00861F41" w:rsidRPr="00E130C1" w:rsidDel="00E130C1">
          <w:rPr>
            <w:rFonts w:ascii="Arial" w:hAnsi="Arial" w:cs="Arial"/>
          </w:rPr>
          <w:delText xml:space="preserve">dimensions </w:delText>
        </w:r>
        <w:r w:rsidRPr="00E130C1" w:rsidDel="00E130C1">
          <w:rPr>
            <w:rFonts w:ascii="Arial" w:hAnsi="Arial" w:cs="Arial"/>
          </w:rPr>
          <w:delText xml:space="preserve"> of</w:delText>
        </w:r>
      </w:del>
      <w:del w:id="42" w:author="Gu, Wanjun" w:date="2024-06-18T11:08:00Z">
        <w:r w:rsidRPr="00E130C1" w:rsidDel="009F7A23">
          <w:rPr>
            <w:rFonts w:ascii="Arial" w:hAnsi="Arial" w:cs="Arial"/>
          </w:rPr>
          <w:delText xml:space="preserve"> the calcaneus. From </w:delText>
        </w:r>
      </w:del>
      <w:del w:id="43" w:author="Gu, Wanjun" w:date="2024-06-18T10:57:00Z">
        <w:r w:rsidR="009A7226" w:rsidRPr="00E130C1" w:rsidDel="00E130C1">
          <w:rPr>
            <w:rFonts w:ascii="Arial" w:hAnsi="Arial" w:cs="Arial"/>
          </w:rPr>
          <w:delText xml:space="preserve">realigning </w:delText>
        </w:r>
        <w:r w:rsidRPr="00E130C1" w:rsidDel="00E130C1">
          <w:rPr>
            <w:rFonts w:ascii="Arial" w:hAnsi="Arial" w:cs="Arial"/>
          </w:rPr>
          <w:delText xml:space="preserve"> the</w:delText>
        </w:r>
      </w:del>
      <w:del w:id="44" w:author="Gu, Wanjun" w:date="2024-06-18T11:08:00Z">
        <w:r w:rsidRPr="00E130C1" w:rsidDel="009F7A23">
          <w:rPr>
            <w:rFonts w:ascii="Arial" w:hAnsi="Arial" w:cs="Arial"/>
          </w:rPr>
          <w:delText xml:space="preserve"> 40 enlarged tuberosities in the IAT group</w:delText>
        </w:r>
        <w:r w:rsidR="009A7226" w:rsidRPr="00E130C1" w:rsidDel="009F7A23">
          <w:rPr>
            <w:rFonts w:ascii="Arial" w:hAnsi="Arial" w:cs="Arial"/>
          </w:rPr>
          <w:delText xml:space="preserve"> to their respective SCs</w:delText>
        </w:r>
        <w:r w:rsidRPr="00E130C1" w:rsidDel="009F7A23">
          <w:rPr>
            <w:rFonts w:ascii="Arial" w:hAnsi="Arial" w:cs="Arial"/>
          </w:rPr>
          <w:delText>, an</w:delText>
        </w:r>
        <w:r w:rsidR="009A7226" w:rsidRPr="00E130C1" w:rsidDel="009F7A23">
          <w:rPr>
            <w:rFonts w:ascii="Arial" w:hAnsi="Arial" w:cs="Arial"/>
          </w:rPr>
          <w:delText>other</w:delText>
        </w:r>
        <w:r w:rsidRPr="00E130C1" w:rsidDel="009F7A23">
          <w:rPr>
            <w:rFonts w:ascii="Arial" w:hAnsi="Arial" w:cs="Arial"/>
          </w:rPr>
          <w:delText xml:space="preserve"> algorithm was created to automate the calculation of PAIA.</w:delText>
        </w:r>
      </w:del>
    </w:p>
    <w:p w14:paraId="1D48D0E5" w14:textId="11BC81CD" w:rsidR="0017327E" w:rsidRPr="00E130C1" w:rsidDel="009F7A23" w:rsidRDefault="007F4211" w:rsidP="009F7A23">
      <w:pPr>
        <w:rPr>
          <w:del w:id="45" w:author="Gu, Wanjun" w:date="2024-06-18T11:08:00Z"/>
          <w:rStyle w:val="normaltextrun"/>
          <w:rFonts w:ascii="Arial" w:hAnsi="Arial" w:cs="Arial"/>
        </w:rPr>
        <w:pPrChange w:id="46" w:author="Gu, Wanjun" w:date="2024-06-18T11:08:00Z">
          <w:pPr>
            <w:pStyle w:val="paragraph"/>
            <w:spacing w:before="0" w:beforeAutospacing="0" w:after="0" w:afterAutospacing="0"/>
            <w:textAlignment w:val="baseline"/>
          </w:pPr>
        </w:pPrChange>
      </w:pPr>
      <w:del w:id="47" w:author="Gu, Wanjun" w:date="2024-06-18T11:08:00Z">
        <w:r w:rsidRPr="00E130C1" w:rsidDel="009F7A23">
          <w:rPr>
            <w:rFonts w:ascii="Arial" w:hAnsi="Arial" w:cs="Arial"/>
            <w:b/>
            <w:bCs/>
          </w:rPr>
          <w:delText>Conclusion:</w:delText>
        </w:r>
        <w:r w:rsidRPr="00E130C1" w:rsidDel="009F7A23">
          <w:rPr>
            <w:rFonts w:ascii="Arial" w:hAnsi="Arial" w:cs="Arial"/>
          </w:rPr>
          <w:delText xml:space="preserve"> </w:delText>
        </w:r>
      </w:del>
    </w:p>
    <w:p w14:paraId="6E29D3EB" w14:textId="08A27DCE" w:rsidR="007F4211" w:rsidRPr="00E130C1" w:rsidDel="009F7A23" w:rsidRDefault="0017327E" w:rsidP="009F7A23">
      <w:pPr>
        <w:rPr>
          <w:del w:id="48" w:author="Gu, Wanjun" w:date="2024-06-18T11:08:00Z"/>
          <w:rFonts w:ascii="Arial" w:hAnsi="Arial" w:cs="Arial"/>
        </w:rPr>
        <w:pPrChange w:id="49" w:author="Gu, Wanjun" w:date="2024-06-18T11:08:00Z">
          <w:pPr>
            <w:pStyle w:val="paragraph"/>
            <w:spacing w:before="0" w:beforeAutospacing="0" w:after="0" w:afterAutospacing="0"/>
            <w:textAlignment w:val="baseline"/>
          </w:pPr>
        </w:pPrChange>
      </w:pPr>
      <w:del w:id="50" w:author="Gu, Wanjun" w:date="2024-06-18T11:08:00Z">
        <w:r w:rsidRPr="00E130C1" w:rsidDel="009F7A23">
          <w:rPr>
            <w:rStyle w:val="normaltextrun"/>
            <w:rFonts w:ascii="Arial" w:hAnsi="Arial" w:cs="Arial"/>
          </w:rPr>
          <w:delText xml:space="preserve">PAIA is a novel angle developed </w:delText>
        </w:r>
        <w:r w:rsidR="00BF2F86" w:rsidRPr="00E130C1" w:rsidDel="009F7A23">
          <w:rPr>
            <w:rStyle w:val="normaltextrun"/>
            <w:rFonts w:ascii="Arial" w:hAnsi="Arial" w:cs="Arial"/>
          </w:rPr>
          <w:delText>with the functions of</w:delText>
        </w:r>
        <w:r w:rsidRPr="00E130C1" w:rsidDel="009F7A23">
          <w:rPr>
            <w:rStyle w:val="normaltextrun"/>
            <w:rFonts w:ascii="Arial" w:hAnsi="Arial" w:cs="Arial"/>
          </w:rPr>
          <w:delText xml:space="preserve"> quantitative</w:delText>
        </w:r>
        <w:r w:rsidR="00BF2F86" w:rsidRPr="00E130C1" w:rsidDel="009F7A23">
          <w:rPr>
            <w:rStyle w:val="normaltextrun"/>
            <w:rFonts w:ascii="Arial" w:hAnsi="Arial" w:cs="Arial"/>
          </w:rPr>
          <w:delText>ly</w:delText>
        </w:r>
        <w:r w:rsidRPr="00E130C1" w:rsidDel="009F7A23">
          <w:rPr>
            <w:rStyle w:val="normaltextrun"/>
            <w:rFonts w:ascii="Arial" w:hAnsi="Arial" w:cs="Arial"/>
          </w:rPr>
          <w:delText xml:space="preserve"> evaluati</w:delText>
        </w:r>
        <w:r w:rsidR="00BF2F86" w:rsidRPr="00E130C1" w:rsidDel="009F7A23">
          <w:rPr>
            <w:rStyle w:val="normaltextrun"/>
            <w:rFonts w:ascii="Arial" w:hAnsi="Arial" w:cs="Arial"/>
          </w:rPr>
          <w:delText>ng</w:delText>
        </w:r>
        <w:r w:rsidRPr="00E130C1" w:rsidDel="009F7A23">
          <w:rPr>
            <w:rStyle w:val="normaltextrun"/>
            <w:rFonts w:ascii="Arial" w:hAnsi="Arial" w:cs="Arial"/>
          </w:rPr>
          <w:delText xml:space="preserve"> the enlarged calcaneal tuberosity in </w:delText>
        </w:r>
      </w:del>
      <w:del w:id="51" w:author="Gu, Wanjun" w:date="2024-06-18T10:57:00Z">
        <w:r w:rsidRPr="00E130C1" w:rsidDel="00E130C1">
          <w:rPr>
            <w:rStyle w:val="normaltextrun"/>
            <w:rFonts w:ascii="Arial" w:hAnsi="Arial" w:cs="Arial"/>
          </w:rPr>
          <w:delText>IAT, and</w:delText>
        </w:r>
      </w:del>
      <w:del w:id="52" w:author="Gu, Wanjun" w:date="2024-06-18T11:08:00Z">
        <w:r w:rsidRPr="00E130C1" w:rsidDel="009F7A23">
          <w:rPr>
            <w:rStyle w:val="normaltextrun"/>
            <w:rFonts w:ascii="Arial" w:hAnsi="Arial" w:cs="Arial"/>
          </w:rPr>
          <w:delText xml:space="preserve"> individualiz</w:delText>
        </w:r>
        <w:r w:rsidR="00BF2F86" w:rsidRPr="00E130C1" w:rsidDel="009F7A23">
          <w:rPr>
            <w:rStyle w:val="normaltextrun"/>
            <w:rFonts w:ascii="Arial" w:hAnsi="Arial" w:cs="Arial"/>
          </w:rPr>
          <w:delText>ing the</w:delText>
        </w:r>
        <w:r w:rsidRPr="00E130C1" w:rsidDel="009F7A23">
          <w:rPr>
            <w:rStyle w:val="normaltextrun"/>
            <w:rFonts w:ascii="Arial" w:hAnsi="Arial" w:cs="Arial"/>
          </w:rPr>
          <w:delText xml:space="preserve"> design of the Zadek osteotomy</w:delText>
        </w:r>
        <w:r w:rsidR="00A20453" w:rsidRPr="00E130C1" w:rsidDel="009F7A23">
          <w:rPr>
            <w:rStyle w:val="normaltextrun"/>
            <w:rFonts w:ascii="Arial" w:hAnsi="Arial" w:cs="Arial"/>
          </w:rPr>
          <w:delText>. It is the first to take</w:delText>
        </w:r>
        <w:r w:rsidRPr="00E130C1" w:rsidDel="009F7A23">
          <w:rPr>
            <w:rStyle w:val="normaltextrun"/>
            <w:rFonts w:ascii="Arial" w:hAnsi="Arial" w:cs="Arial"/>
          </w:rPr>
          <w:delText xml:space="preserve"> the morphology and biomechanics of the calcaneus in</w:delText>
        </w:r>
        <w:r w:rsidR="00AE4682" w:rsidRPr="00E130C1" w:rsidDel="009F7A23">
          <w:rPr>
            <w:rStyle w:val="normaltextrun"/>
            <w:rFonts w:ascii="Arial" w:hAnsi="Arial" w:cs="Arial"/>
          </w:rPr>
          <w:delText>to</w:delText>
        </w:r>
        <w:r w:rsidRPr="00E130C1" w:rsidDel="009F7A23">
          <w:rPr>
            <w:rStyle w:val="normaltextrun"/>
            <w:rFonts w:ascii="Arial" w:hAnsi="Arial" w:cs="Arial"/>
          </w:rPr>
          <w:delText xml:space="preserve"> consideration</w:delText>
        </w:r>
        <w:r w:rsidR="00A20453" w:rsidRPr="00E130C1" w:rsidDel="009F7A23">
          <w:rPr>
            <w:rStyle w:val="normaltextrun"/>
            <w:rFonts w:ascii="Arial" w:hAnsi="Arial" w:cs="Arial"/>
          </w:rPr>
          <w:delText xml:space="preserve">. </w:delText>
        </w:r>
      </w:del>
    </w:p>
    <w:p w14:paraId="4CC0C7A1" w14:textId="5CC0F8B0" w:rsidR="007F4211" w:rsidRPr="00E130C1" w:rsidDel="009F7A23" w:rsidRDefault="007F4211" w:rsidP="009F7A23">
      <w:pPr>
        <w:rPr>
          <w:del w:id="53" w:author="Gu, Wanjun" w:date="2024-06-18T11:08:00Z"/>
          <w:rFonts w:ascii="Arial" w:hAnsi="Arial" w:cs="Arial"/>
          <w:b/>
          <w:bCs/>
        </w:rPr>
        <w:pPrChange w:id="54" w:author="Gu, Wanjun" w:date="2024-06-18T11:08:00Z">
          <w:pPr/>
        </w:pPrChange>
      </w:pPr>
    </w:p>
    <w:p w14:paraId="3F7E4071" w14:textId="1FF37484" w:rsidR="00C834A2" w:rsidRPr="00E130C1" w:rsidDel="009F7A23" w:rsidRDefault="00A06A6B" w:rsidP="009F7A23">
      <w:pPr>
        <w:rPr>
          <w:del w:id="55" w:author="Gu, Wanjun" w:date="2024-06-18T11:08:00Z"/>
          <w:rFonts w:ascii="Arial" w:hAnsi="Arial" w:cs="Arial"/>
          <w:b/>
          <w:bCs/>
        </w:rPr>
        <w:pPrChange w:id="56" w:author="Gu, Wanjun" w:date="2024-06-18T11:08:00Z">
          <w:pPr/>
        </w:pPrChange>
      </w:pPr>
      <w:del w:id="57" w:author="Gu, Wanjun" w:date="2024-06-18T11:08:00Z">
        <w:r w:rsidRPr="00E130C1" w:rsidDel="009F7A23">
          <w:rPr>
            <w:rFonts w:ascii="Arial" w:hAnsi="Arial" w:cs="Arial"/>
            <w:b/>
            <w:bCs/>
          </w:rPr>
          <w:delText>Clinical relevance level: II</w:delText>
        </w:r>
      </w:del>
    </w:p>
    <w:p w14:paraId="24F293AC" w14:textId="59C9AD11" w:rsidR="00A06A6B" w:rsidRPr="00E130C1" w:rsidDel="009F7A23" w:rsidRDefault="00A06A6B" w:rsidP="009F7A23">
      <w:pPr>
        <w:rPr>
          <w:del w:id="58" w:author="Gu, Wanjun" w:date="2024-06-18T11:08:00Z"/>
          <w:rFonts w:ascii="Arial" w:hAnsi="Arial" w:cs="Arial"/>
          <w:b/>
          <w:bCs/>
        </w:rPr>
        <w:pPrChange w:id="59" w:author="Gu, Wanjun" w:date="2024-06-18T11:08:00Z">
          <w:pPr/>
        </w:pPrChange>
      </w:pPr>
    </w:p>
    <w:p w14:paraId="67C3A17C" w14:textId="3EF39619" w:rsidR="00A06A6B" w:rsidRPr="00E130C1" w:rsidDel="009F7A23" w:rsidRDefault="00A06A6B" w:rsidP="009F7A23">
      <w:pPr>
        <w:rPr>
          <w:del w:id="60" w:author="Gu, Wanjun" w:date="2024-06-18T11:08:00Z"/>
          <w:rFonts w:ascii="Arial" w:hAnsi="Arial" w:cs="Arial"/>
          <w:b/>
          <w:bCs/>
        </w:rPr>
        <w:pPrChange w:id="61" w:author="Gu, Wanjun" w:date="2024-06-18T11:08:00Z">
          <w:pPr/>
        </w:pPrChange>
      </w:pPr>
      <w:del w:id="62" w:author="Gu, Wanjun" w:date="2024-06-18T11:08:00Z">
        <w:r w:rsidRPr="00E130C1" w:rsidDel="009F7A23">
          <w:rPr>
            <w:rFonts w:ascii="Arial" w:hAnsi="Arial" w:cs="Arial"/>
            <w:b/>
            <w:bCs/>
          </w:rPr>
          <w:delText xml:space="preserve">Key words: </w:delText>
        </w:r>
        <w:r w:rsidRPr="00E130C1" w:rsidDel="009F7A23">
          <w:rPr>
            <w:rFonts w:ascii="Arial" w:hAnsi="Arial" w:cs="Arial"/>
          </w:rPr>
          <w:delText xml:space="preserve">Insertional Achilles tendinopathy, IAT, </w:delText>
        </w:r>
        <w:r w:rsidRPr="00E130C1" w:rsidDel="009F7A23">
          <w:rPr>
            <w:rFonts w:ascii="Arial" w:hAnsi="Arial" w:cs="Arial"/>
            <w:b/>
            <w:bCs/>
          </w:rPr>
          <w:delText xml:space="preserve">Pathologic Achilles Insertion Angle, PAIA, Zadek Osteotomy, Calcaneal tuberosity, </w:delText>
        </w:r>
        <w:r w:rsidR="007304F9" w:rsidRPr="00E130C1" w:rsidDel="009F7A23">
          <w:rPr>
            <w:rFonts w:ascii="Arial" w:hAnsi="Arial" w:cs="Arial"/>
            <w:b/>
            <w:bCs/>
          </w:rPr>
          <w:delText>Morphology, Biomechanics</w:delText>
        </w:r>
      </w:del>
    </w:p>
    <w:p w14:paraId="4587965C" w14:textId="21D22370" w:rsidR="00A06A6B" w:rsidRPr="00E130C1" w:rsidDel="009F7A23" w:rsidRDefault="00A06A6B" w:rsidP="009F7A23">
      <w:pPr>
        <w:rPr>
          <w:del w:id="63" w:author="Gu, Wanjun" w:date="2024-06-18T11:08:00Z"/>
          <w:rFonts w:ascii="Arial" w:hAnsi="Arial" w:cs="Arial"/>
          <w:b/>
          <w:bCs/>
        </w:rPr>
        <w:pPrChange w:id="64" w:author="Gu, Wanjun" w:date="2024-06-18T11:08:00Z">
          <w:pPr/>
        </w:pPrChange>
      </w:pPr>
    </w:p>
    <w:p w14:paraId="47C36020" w14:textId="15A637D0" w:rsidR="007F4211" w:rsidRPr="00E130C1" w:rsidDel="009F7A23" w:rsidRDefault="007F4211" w:rsidP="009F7A23">
      <w:pPr>
        <w:rPr>
          <w:del w:id="65" w:author="Gu, Wanjun" w:date="2024-06-18T11:08:00Z"/>
          <w:rFonts w:ascii="Arial" w:hAnsi="Arial" w:cs="Arial"/>
          <w:b/>
          <w:bCs/>
        </w:rPr>
        <w:pPrChange w:id="66" w:author="Gu, Wanjun" w:date="2024-06-18T11:08:00Z">
          <w:pPr/>
        </w:pPrChange>
      </w:pPr>
    </w:p>
    <w:p w14:paraId="489F9E69" w14:textId="3C7C6012" w:rsidR="001E320D" w:rsidRPr="00E130C1" w:rsidDel="009F7A23" w:rsidRDefault="001E320D" w:rsidP="009F7A23">
      <w:pPr>
        <w:rPr>
          <w:del w:id="67" w:author="Gu, Wanjun" w:date="2024-06-18T11:08:00Z"/>
          <w:rFonts w:ascii="Arial" w:hAnsi="Arial" w:cs="Arial"/>
          <w:b/>
          <w:bCs/>
        </w:rPr>
        <w:pPrChange w:id="68" w:author="Gu, Wanjun" w:date="2024-06-18T11:08:00Z">
          <w:pPr/>
        </w:pPrChange>
      </w:pPr>
      <w:del w:id="69" w:author="Gu, Wanjun" w:date="2024-06-18T11:08:00Z">
        <w:r w:rsidRPr="00E130C1" w:rsidDel="009F7A23">
          <w:rPr>
            <w:rFonts w:ascii="Arial" w:hAnsi="Arial" w:cs="Arial"/>
            <w:b/>
            <w:bCs/>
          </w:rPr>
          <w:delText>Introduction</w:delText>
        </w:r>
      </w:del>
    </w:p>
    <w:p w14:paraId="2E8D10F7" w14:textId="0A7E77FF" w:rsidR="001E320D" w:rsidRPr="00E130C1" w:rsidDel="009F7A23" w:rsidRDefault="001E320D" w:rsidP="009F7A23">
      <w:pPr>
        <w:rPr>
          <w:del w:id="70" w:author="Gu, Wanjun" w:date="2024-06-18T11:08:00Z"/>
          <w:rFonts w:ascii="Arial" w:hAnsi="Arial" w:cs="Arial"/>
        </w:rPr>
        <w:pPrChange w:id="71" w:author="Gu, Wanjun" w:date="2024-06-18T11:08:00Z">
          <w:pPr/>
        </w:pPrChange>
      </w:pPr>
    </w:p>
    <w:p w14:paraId="100B7141" w14:textId="52BE2F72" w:rsidR="00A97626" w:rsidRPr="00E130C1" w:rsidDel="009F7A23" w:rsidRDefault="00303312" w:rsidP="009F7A23">
      <w:pPr>
        <w:rPr>
          <w:del w:id="72" w:author="Gu, Wanjun" w:date="2024-06-18T11:08:00Z"/>
          <w:rFonts w:ascii="Arial" w:hAnsi="Arial" w:cs="Arial"/>
          <w:color w:val="000000" w:themeColor="text1"/>
        </w:rPr>
        <w:pPrChange w:id="73" w:author="Gu, Wanjun" w:date="2024-06-18T11:08:00Z">
          <w:pPr/>
        </w:pPrChange>
      </w:pPr>
      <w:del w:id="74" w:author="Gu, Wanjun" w:date="2024-06-18T11:08:00Z">
        <w:r w:rsidRPr="00E130C1" w:rsidDel="009F7A23">
          <w:rPr>
            <w:rFonts w:ascii="Arial" w:hAnsi="Arial" w:cs="Arial"/>
          </w:rPr>
          <w:delText xml:space="preserve">Insertional </w:delText>
        </w:r>
        <w:r w:rsidR="001E320D" w:rsidRPr="00E130C1" w:rsidDel="009F7A23">
          <w:rPr>
            <w:rFonts w:ascii="Arial" w:hAnsi="Arial" w:cs="Arial"/>
          </w:rPr>
          <w:delText>Achilles tendinopathy</w:delText>
        </w:r>
        <w:r w:rsidRPr="00E130C1" w:rsidDel="009F7A23">
          <w:rPr>
            <w:rFonts w:ascii="Arial" w:hAnsi="Arial" w:cs="Arial"/>
          </w:rPr>
          <w:delText xml:space="preserve"> (IAT)</w:delText>
        </w:r>
        <w:r w:rsidR="001E320D" w:rsidRPr="00E130C1" w:rsidDel="009F7A23">
          <w:rPr>
            <w:rFonts w:ascii="Arial" w:hAnsi="Arial" w:cs="Arial"/>
          </w:rPr>
          <w:delText xml:space="preserve"> is a common cause of posterior heel pain</w:delText>
        </w:r>
        <w:r w:rsidR="00122F1C" w:rsidRPr="00E130C1" w:rsidDel="009F7A23">
          <w:rPr>
            <w:rFonts w:ascii="Arial" w:hAnsi="Arial" w:cs="Arial"/>
          </w:rPr>
          <w:delText xml:space="preserve"> </w:delText>
        </w:r>
        <w:r w:rsidR="00F21EE8" w:rsidRPr="00E130C1" w:rsidDel="009F7A23">
          <w:rPr>
            <w:rFonts w:ascii="Arial" w:hAnsi="Arial" w:cs="Arial"/>
          </w:rPr>
          <w:delText>seen in a variety of foot types</w:delText>
        </w:r>
        <w:r w:rsidR="005A58D3" w:rsidRPr="00E130C1" w:rsidDel="009F7A23">
          <w:rPr>
            <w:rFonts w:ascii="Arial" w:hAnsi="Arial" w:cs="Arial"/>
          </w:rPr>
          <w:delText xml:space="preserve"> </w:delText>
        </w:r>
        <w:r w:rsidR="00D603B2" w:rsidRPr="00E130C1" w:rsidDel="009F7A23">
          <w:rPr>
            <w:rFonts w:ascii="Arial" w:hAnsi="Arial" w:cs="Arial"/>
          </w:rPr>
          <w:fldChar w:fldCharType="begin"/>
        </w:r>
        <w:r w:rsidR="009479F1" w:rsidRPr="00E130C1" w:rsidDel="009F7A23">
          <w:rPr>
            <w:rFonts w:ascii="Arial" w:hAnsi="Arial" w:cs="Arial"/>
          </w:rPr>
          <w:delInstrText xml:space="preserve"> ADDIN EN.CITE &lt;EndNote&gt;&lt;Cite&gt;&lt;Author&gt;Moonot&lt;/Author&gt;&lt;Year&gt;2024&lt;/Year&gt;&lt;RecNum&gt;236&lt;/RecNum&gt;&lt;DisplayText&gt;[1]&lt;/DisplayText&gt;&lt;record&gt;&lt;rec-number&gt;236&lt;/rec-number&gt;&lt;foreign-keys&gt;&lt;key app="EN" db-id="rp0zvvavyzae2qe2df4xa0wss00zaexds5ep" timestamp="1711978889" guid="27056144-34a5-4457-a7a4-44c79da5fefd"&gt;236&lt;/key&gt;&lt;/foreign-keys&gt;&lt;ref-type name="Journal Article"&gt;17&lt;/ref-type&gt;&lt;contributors&gt;&lt;authors&gt;&lt;author&gt;Moonot, P.&lt;/author&gt;&lt;author&gt;Dakhode, S.&lt;/author&gt;&lt;/authors&gt;&lt;/contributors&gt;&lt;auth-address&gt;Mumbai Knee Foot Ankle Clinic, Mumbai, India.&lt;/auth-address&gt;&lt;titles&gt;&lt;title&gt;Current concept review of Achilles tendinopathy&lt;/title&gt;&lt;secondary-title&gt;J Clin Orthop Trauma&lt;/secondary-title&gt;&lt;/titles&gt;&lt;periodical&gt;&lt;full-title&gt;J Clin Orthop Trauma&lt;/full-title&gt;&lt;/periodical&gt;&lt;pages&gt;102374&lt;/pages&gt;&lt;volume&gt;50&lt;/volume&gt;&lt;edition&gt;20240223&lt;/edition&gt;&lt;keywords&gt;&lt;keyword&gt;Achilles tendinopathy&lt;/keyword&gt;&lt;keyword&gt;Insertional tendinopathy&lt;/keyword&gt;&lt;keyword&gt;Non insertional&lt;/keyword&gt;&lt;/keywords&gt;&lt;dates&gt;&lt;year&gt;2024&lt;/year&gt;&lt;pub-dates&gt;&lt;date&gt;Mar&lt;/date&gt;&lt;/pub-dates&gt;&lt;/dates&gt;&lt;isbn&gt;0976-5662 (Print)&amp;#xD;0976-5662&lt;/isbn&gt;&lt;accession-num&gt;38463138&lt;/accession-num&gt;&lt;urls&gt;&lt;/urls&gt;&lt;custom1&gt;The authors declare that they have no known competing financial interests or personal relationships that could have appeared to influence the work reported in this paper.&lt;/custom1&gt;&lt;custom2&gt;PMC10918259&lt;/custom2&gt;&lt;electronic-resource-num&gt;10.1016/j.jcot.2024.102374&lt;/electronic-resource-num&gt;&lt;remote-database-provider&gt;NLM&lt;/remote-database-provider&gt;&lt;language&gt;eng&lt;/language&gt;&lt;/record&gt;&lt;/Cite&gt;&lt;/EndNote&gt;</w:delInstrText>
        </w:r>
        <w:r w:rsidR="00D603B2" w:rsidRPr="00E130C1" w:rsidDel="009F7A23">
          <w:rPr>
            <w:rFonts w:ascii="Arial" w:hAnsi="Arial" w:cs="Arial"/>
          </w:rPr>
          <w:fldChar w:fldCharType="separate"/>
        </w:r>
        <w:r w:rsidR="00D603B2" w:rsidRPr="00E130C1" w:rsidDel="009F7A23">
          <w:rPr>
            <w:rFonts w:ascii="Arial" w:hAnsi="Arial" w:cs="Arial"/>
            <w:noProof/>
          </w:rPr>
          <w:delText>[1</w:delText>
        </w:r>
        <w:r w:rsidR="00B06FD0" w:rsidRPr="00E130C1" w:rsidDel="009F7A23">
          <w:rPr>
            <w:rFonts w:ascii="Arial" w:hAnsi="Arial" w:cs="Arial"/>
            <w:noProof/>
          </w:rPr>
          <w:delText>, 3, 16</w:delText>
        </w:r>
        <w:r w:rsidR="00D603B2" w:rsidRPr="00E130C1" w:rsidDel="009F7A23">
          <w:rPr>
            <w:rFonts w:ascii="Arial" w:hAnsi="Arial" w:cs="Arial"/>
            <w:noProof/>
          </w:rPr>
          <w:delText>]</w:delText>
        </w:r>
        <w:r w:rsidR="00D603B2" w:rsidRPr="00E130C1" w:rsidDel="009F7A23">
          <w:rPr>
            <w:rFonts w:ascii="Arial" w:hAnsi="Arial" w:cs="Arial"/>
          </w:rPr>
          <w:fldChar w:fldCharType="end"/>
        </w:r>
        <w:r w:rsidR="001E320D" w:rsidRPr="00E130C1" w:rsidDel="009F7A23">
          <w:rPr>
            <w:rFonts w:ascii="Arial" w:hAnsi="Arial" w:cs="Arial"/>
          </w:rPr>
          <w:delText>.</w:delText>
        </w:r>
        <w:r w:rsidR="00D603B2" w:rsidRPr="00E130C1" w:rsidDel="009F7A23">
          <w:rPr>
            <w:rFonts w:ascii="Arial" w:hAnsi="Arial" w:cs="Arial"/>
          </w:rPr>
          <w:delText xml:space="preserve"> </w:delText>
        </w:r>
        <w:r w:rsidR="00555992" w:rsidRPr="00E130C1" w:rsidDel="009F7A23">
          <w:rPr>
            <w:rFonts w:ascii="Arial" w:hAnsi="Arial" w:cs="Arial"/>
          </w:rPr>
          <w:delText xml:space="preserve">Astrom et al. reported that 20% of 163 patients with chronic heel pain had IAT </w:delText>
        </w:r>
        <w:r w:rsidR="00555992" w:rsidRPr="00E130C1" w:rsidDel="009F7A23">
          <w:rPr>
            <w:rFonts w:ascii="Arial" w:hAnsi="Arial" w:cs="Arial"/>
          </w:rPr>
          <w:fldChar w:fldCharType="begin"/>
        </w:r>
        <w:r w:rsidR="00115CCB" w:rsidRPr="00E130C1" w:rsidDel="009F7A23">
          <w:rPr>
            <w:rFonts w:ascii="Arial" w:hAnsi="Arial" w:cs="Arial"/>
          </w:rPr>
          <w:delInstrText xml:space="preserve"> ADDIN EN.CITE &lt;EndNote&gt;&lt;Cite&gt;&lt;Author&gt;Aström&lt;/Author&gt;&lt;Year&gt;1995&lt;/Year&gt;&lt;RecNum&gt;1214&lt;/RecNum&gt;&lt;DisplayText&gt;[8]&lt;/DisplayText&gt;&lt;record&gt;&lt;rec-number&gt;1214&lt;/rec-number&gt;&lt;foreign-keys&gt;&lt;key app="EN" db-id="x55ws9td6wasvbeds9axrr9kxd05r92tspd0" timestamp="1705285573" guid="75b5e56f-63ab-486a-9bf7-a1587b1e9641"&gt;1214&lt;/key&gt;&lt;/foreign-keys&gt;&lt;ref-type name="Journal Article"&gt;17&lt;/ref-type&gt;&lt;contributors&gt;&lt;authors&gt;&lt;author&gt;Aström, M.&lt;/author&gt;&lt;author&gt;Rausing, A.&lt;/author&gt;&lt;/authors&gt;&lt;/contributors&gt;&lt;auth-address&gt;Department of Orthopaedics, Malmö General Hospital, Lund University, Sweden.&lt;/auth-address&gt;&lt;titles&gt;&lt;title&gt;Chronic Achilles tendinopathy. A survey of surgical and histopathologic findings&lt;/title&gt;&lt;secondary-title&gt;Clin Orthop Relat Res&lt;/secondary-title&gt;&lt;/titles&gt;&lt;periodical&gt;&lt;full-title&gt;Clin Orthop Relat Res&lt;/full-title&gt;&lt;/periodical&gt;&lt;pages&gt;151-64&lt;/pages&gt;&lt;number&gt;316&lt;/number&gt;&lt;keywords&gt;&lt;keyword&gt;*Achilles Tendon/injuries&lt;/keyword&gt;&lt;keyword&gt;Adolescent&lt;/keyword&gt;&lt;keyword&gt;Adult&lt;/keyword&gt;&lt;keyword&gt;Age Factors&lt;/keyword&gt;&lt;keyword&gt;Aged&lt;/keyword&gt;&lt;keyword&gt;Biopsy&lt;/keyword&gt;&lt;keyword&gt;Chronic Disease&lt;/keyword&gt;&lt;keyword&gt;Female&lt;/keyword&gt;&lt;keyword&gt;Humans&lt;/keyword&gt;&lt;keyword&gt;Male&lt;/keyword&gt;&lt;keyword&gt;Middle Aged&lt;/keyword&gt;&lt;keyword&gt;Rupture&lt;/keyword&gt;&lt;keyword&gt;Tendinopathy/*pathology/*surgery&lt;/keyword&gt;&lt;/keywords&gt;&lt;dates&gt;&lt;year&gt;1995&lt;/year&gt;&lt;pub-dates&gt;&lt;date&gt;Jul&lt;/date&gt;&lt;/pub-dates&gt;&lt;/dates&gt;&lt;isbn&gt;0009-921X (Print)&amp;#xD;0009-921x&lt;/isbn&gt;&lt;accession-num&gt;7634699&lt;/accession-num&gt;&lt;urls&gt;&lt;/urls&gt;&lt;remote-database-provider&gt;NLM&lt;/remote-database-provider&gt;&lt;language&gt;eng&lt;/language&gt;&lt;/record&gt;&lt;/Cite&gt;&lt;/EndNote&gt;</w:delInstrText>
        </w:r>
        <w:r w:rsidR="00555992" w:rsidRPr="00E130C1" w:rsidDel="009F7A23">
          <w:rPr>
            <w:rFonts w:ascii="Arial" w:hAnsi="Arial" w:cs="Arial"/>
          </w:rPr>
          <w:fldChar w:fldCharType="separate"/>
        </w:r>
        <w:r w:rsidR="00115CCB" w:rsidRPr="00E130C1" w:rsidDel="009F7A23">
          <w:rPr>
            <w:rFonts w:ascii="Arial" w:hAnsi="Arial" w:cs="Arial"/>
            <w:noProof/>
          </w:rPr>
          <w:delText>[8]</w:delText>
        </w:r>
        <w:r w:rsidR="00555992" w:rsidRPr="00E130C1" w:rsidDel="009F7A23">
          <w:rPr>
            <w:rFonts w:ascii="Arial" w:hAnsi="Arial" w:cs="Arial"/>
          </w:rPr>
          <w:fldChar w:fldCharType="end"/>
        </w:r>
        <w:r w:rsidR="00555992" w:rsidRPr="00E130C1" w:rsidDel="009F7A23">
          <w:rPr>
            <w:rFonts w:ascii="Arial" w:hAnsi="Arial" w:cs="Arial"/>
          </w:rPr>
          <w:delText>.</w:delText>
        </w:r>
        <w:r w:rsidR="00DA71E8" w:rsidRPr="00E130C1" w:rsidDel="009F7A23">
          <w:rPr>
            <w:rFonts w:ascii="Arial" w:hAnsi="Arial" w:cs="Arial"/>
          </w:rPr>
          <w:delText xml:space="preserve"> According to the literature, about 6% of the general population experience Achilles tendon pain. Of these patients, approximately one-third have IAT </w:delText>
        </w:r>
        <w:r w:rsidR="00DA71E8" w:rsidRPr="00E130C1" w:rsidDel="009F7A23">
          <w:rPr>
            <w:rFonts w:ascii="Arial" w:hAnsi="Arial" w:cs="Arial"/>
          </w:rPr>
          <w:fldChar w:fldCharType="begin">
            <w:fldData xml:space="preserve">PEVuZE5vdGU+PENpdGU+PEF1dGhvcj5DaGltZW50aTwvQXV0aG9yPjxZZWFyPjIwMTc8L1llYXI+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</w:fldData>
          </w:fldChar>
        </w:r>
        <w:r w:rsidR="00DA71E8" w:rsidRPr="00E130C1" w:rsidDel="009F7A23">
          <w:rPr>
            <w:rFonts w:ascii="Arial" w:hAnsi="Arial" w:cs="Arial"/>
          </w:rPr>
          <w:delInstrText xml:space="preserve"> ADDIN EN.CITE </w:delInstrText>
        </w:r>
        <w:r w:rsidR="00DA71E8" w:rsidRPr="00E130C1" w:rsidDel="009F7A23">
          <w:rPr>
            <w:rFonts w:ascii="Arial" w:hAnsi="Arial" w:cs="Arial"/>
          </w:rPr>
          <w:fldChar w:fldCharType="begin">
            <w:fldData xml:space="preserve">PEVuZE5vdGU+PENpdGU+PEF1dGhvcj5DaGltZW50aTwvQXV0aG9yPjxZZWFyPjIwMTc8L1llYXI+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</w:fldData>
          </w:fldChar>
        </w:r>
        <w:r w:rsidR="00DA71E8" w:rsidRPr="00E130C1" w:rsidDel="009F7A23">
          <w:rPr>
            <w:rFonts w:ascii="Arial" w:hAnsi="Arial" w:cs="Arial"/>
          </w:rPr>
          <w:delInstrText xml:space="preserve"> ADDIN EN.CITE.DATA </w:delInstrText>
        </w:r>
        <w:r w:rsidR="00DA71E8" w:rsidRPr="00E130C1" w:rsidDel="009F7A23">
          <w:rPr>
            <w:rFonts w:ascii="Arial" w:hAnsi="Arial" w:cs="Arial"/>
          </w:rPr>
        </w:r>
        <w:r w:rsidR="00DA71E8" w:rsidRPr="00E130C1" w:rsidDel="009F7A23">
          <w:rPr>
            <w:rFonts w:ascii="Arial" w:hAnsi="Arial" w:cs="Arial"/>
          </w:rPr>
          <w:fldChar w:fldCharType="end"/>
        </w:r>
        <w:r w:rsidR="00DA71E8" w:rsidRPr="00E130C1" w:rsidDel="009F7A23">
          <w:rPr>
            <w:rFonts w:ascii="Arial" w:hAnsi="Arial" w:cs="Arial"/>
          </w:rPr>
        </w:r>
        <w:r w:rsidR="00DA71E8" w:rsidRPr="00E130C1" w:rsidDel="009F7A23">
          <w:rPr>
            <w:rFonts w:ascii="Arial" w:hAnsi="Arial" w:cs="Arial"/>
          </w:rPr>
          <w:fldChar w:fldCharType="separate"/>
        </w:r>
        <w:r w:rsidR="00DA71E8" w:rsidRPr="00E130C1" w:rsidDel="009F7A23">
          <w:rPr>
            <w:rFonts w:ascii="Arial" w:hAnsi="Arial" w:cs="Arial"/>
            <w:noProof/>
          </w:rPr>
          <w:delText>[3-7]</w:delText>
        </w:r>
        <w:r w:rsidR="00DA71E8" w:rsidRPr="00E130C1" w:rsidDel="009F7A23">
          <w:rPr>
            <w:rFonts w:ascii="Arial" w:hAnsi="Arial" w:cs="Arial"/>
          </w:rPr>
          <w:fldChar w:fldCharType="end"/>
        </w:r>
        <w:r w:rsidR="00DA71E8" w:rsidRPr="00E130C1" w:rsidDel="009F7A23">
          <w:rPr>
            <w:rFonts w:ascii="Arial" w:hAnsi="Arial" w:cs="Arial"/>
          </w:rPr>
          <w:delText xml:space="preserve">.  </w:delText>
        </w:r>
        <w:r w:rsidR="00555992" w:rsidRPr="00E130C1" w:rsidDel="009F7A23">
          <w:rPr>
            <w:rFonts w:ascii="Arial" w:hAnsi="Arial" w:cs="Arial"/>
          </w:rPr>
          <w:delText xml:space="preserve">Similarly, Paavola et al. reported that 24.7% of patients with chronic ailment of the Achilles had insertional Achilles pathology, with 20% of these patients having pure IAT </w:delText>
        </w:r>
        <w:r w:rsidR="00555992" w:rsidRPr="00E130C1" w:rsidDel="009F7A23">
          <w:rPr>
            <w:rFonts w:ascii="Arial" w:hAnsi="Arial" w:cs="Arial"/>
          </w:rPr>
          <w:fldChar w:fldCharType="begin">
            <w:fldData xml:space="preserve">PEVuZE5vdGU+PENpdGU+PEF1dGhvcj5QYWF2b2xhPC9BdXRob3I+PFllYXI+MjAwMDwvWWVhcj48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</w:fldData>
          </w:fldChar>
        </w:r>
        <w:r w:rsidR="00115CCB" w:rsidRPr="00E130C1" w:rsidDel="009F7A23">
          <w:rPr>
            <w:rFonts w:ascii="Arial" w:hAnsi="Arial" w:cs="Arial"/>
          </w:rPr>
          <w:delInstrText xml:space="preserve"> ADDIN EN.CITE </w:delInstrText>
        </w:r>
        <w:r w:rsidR="00115CCB" w:rsidRPr="00E130C1" w:rsidDel="009F7A23">
          <w:rPr>
            <w:rFonts w:ascii="Arial" w:hAnsi="Arial" w:cs="Arial"/>
          </w:rPr>
          <w:fldChar w:fldCharType="begin">
            <w:fldData xml:space="preserve">PEVuZE5vdGU+PENpdGU+PEF1dGhvcj5QYWF2b2xhPC9BdXRob3I+PFllYXI+MjAwMDwvWWVhcj48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</w:fldData>
          </w:fldChar>
        </w:r>
        <w:r w:rsidR="00115CCB" w:rsidRPr="00E130C1" w:rsidDel="009F7A23">
          <w:rPr>
            <w:rFonts w:ascii="Arial" w:hAnsi="Arial" w:cs="Arial"/>
          </w:rPr>
          <w:delInstrText xml:space="preserve"> ADDIN EN.CITE.DATA </w:delInstrText>
        </w:r>
        <w:r w:rsidR="00115CCB" w:rsidRPr="00E130C1" w:rsidDel="009F7A23">
          <w:rPr>
            <w:rFonts w:ascii="Arial" w:hAnsi="Arial" w:cs="Arial"/>
          </w:rPr>
        </w:r>
        <w:r w:rsidR="00115CCB" w:rsidRPr="00E130C1" w:rsidDel="009F7A23">
          <w:rPr>
            <w:rFonts w:ascii="Arial" w:hAnsi="Arial" w:cs="Arial"/>
          </w:rPr>
          <w:fldChar w:fldCharType="end"/>
        </w:r>
        <w:r w:rsidR="00555992" w:rsidRPr="00E130C1" w:rsidDel="009F7A23">
          <w:rPr>
            <w:rFonts w:ascii="Arial" w:hAnsi="Arial" w:cs="Arial"/>
          </w:rPr>
        </w:r>
        <w:r w:rsidR="00555992" w:rsidRPr="00E130C1" w:rsidDel="009F7A23">
          <w:rPr>
            <w:rFonts w:ascii="Arial" w:hAnsi="Arial" w:cs="Arial"/>
          </w:rPr>
          <w:fldChar w:fldCharType="separate"/>
        </w:r>
        <w:r w:rsidR="00115CCB" w:rsidRPr="00E130C1" w:rsidDel="009F7A23">
          <w:rPr>
            <w:rFonts w:ascii="Arial" w:hAnsi="Arial" w:cs="Arial"/>
            <w:noProof/>
          </w:rPr>
          <w:delText>[9, 10]</w:delText>
        </w:r>
        <w:r w:rsidR="00555992" w:rsidRPr="00E130C1" w:rsidDel="009F7A23">
          <w:rPr>
            <w:rFonts w:ascii="Arial" w:hAnsi="Arial" w:cs="Arial"/>
          </w:rPr>
          <w:fldChar w:fldCharType="end"/>
        </w:r>
        <w:r w:rsidR="00555992" w:rsidRPr="00E130C1" w:rsidDel="009F7A23">
          <w:rPr>
            <w:rFonts w:ascii="Arial" w:hAnsi="Arial" w:cs="Arial"/>
          </w:rPr>
          <w:delText>.</w:delText>
        </w:r>
        <w:r w:rsidR="00115CCB" w:rsidRPr="00E130C1" w:rsidDel="009F7A23">
          <w:rPr>
            <w:rFonts w:ascii="Arial" w:hAnsi="Arial" w:cs="Arial"/>
          </w:rPr>
          <w:delText xml:space="preserve"> </w:delText>
        </w:r>
        <w:r w:rsidR="00B06FD0" w:rsidRPr="00E130C1" w:rsidDel="009F7A23">
          <w:rPr>
            <w:rStyle w:val="normaltextrun"/>
            <w:rFonts w:ascii="Arial" w:hAnsi="Arial" w:cs="Arial"/>
          </w:rPr>
          <w:delText xml:space="preserve">The pathology of IAT includes calcification and degenerative changes of the Achilles insertion on the calcaneus </w:delText>
        </w:r>
        <w:r w:rsidR="00B06FD0" w:rsidRPr="00E130C1" w:rsidDel="009F7A23">
          <w:rPr>
            <w:rStyle w:val="normaltextrun"/>
            <w:rFonts w:ascii="Arial" w:hAnsi="Arial" w:cs="Arial"/>
          </w:rPr>
          <w:fldChar w:fldCharType="begin"/>
        </w:r>
        <w:r w:rsidR="00B06FD0" w:rsidRPr="00E130C1" w:rsidDel="009F7A23">
          <w:rPr>
            <w:rStyle w:val="normaltextrun"/>
            <w:rFonts w:ascii="Arial" w:hAnsi="Arial" w:cs="Arial"/>
          </w:rPr>
          <w:delInstrText xml:space="preserve"> ADDIN EN.CITE &lt;EndNote&gt;&lt;Cite&gt;&lt;Author&gt;Li&lt;/Author&gt;&lt;Year&gt;2016&lt;/Year&gt;&lt;RecNum&gt;176&lt;/RecNum&gt;&lt;DisplayText&gt;[2]&lt;/DisplayText&gt;&lt;record&gt;&lt;rec-number&gt;176&lt;/rec-number&gt;&lt;foreign-keys&gt;&lt;key app="EN" db-id="rp0zvvavyzae2qe2df4xa0wss00zaexds5ep" timestamp="1699077237" guid="d154193d-5952-4869-a5d3-0eaeeb959eb1"&gt;176&lt;/key&gt;&lt;/foreign-keys&gt;&lt;ref-type name="Journal Article"&gt;17&lt;/ref-type&gt;&lt;contributors&gt;&lt;authors&gt;&lt;author&gt;Li, H. Y.&lt;/author&gt;&lt;author&gt;Hua, Y. H.&lt;/author&gt;&lt;/authors&gt;&lt;/contributors&gt;&lt;auth-address&gt;Sports Medicine Center of Fudan University, Department of Sports Medicine and Arthroscopy Surgery, Huashan Hospital, Shanghai 200040, China.&lt;/auth-address&gt;&lt;titles&gt;&lt;title&gt;Achilles Tendinopathy: Current Concepts about the Basic Science and Clinical Treatments&lt;/title&gt;&lt;secondary-title&gt;Biomed Res Int&lt;/secondary-title&gt;&lt;/titles&gt;&lt;periodical&gt;&lt;full-title&gt;Biomed Res Int&lt;/full-title&gt;&lt;/periodical&gt;&lt;pages&gt;6492597&lt;/pages&gt;&lt;volume&gt;2016&lt;/volume&gt;&lt;edition&gt;20161103&lt;/edition&gt;&lt;keywords&gt;&lt;keyword&gt;Achilles Tendon/*physiopathology&lt;/keyword&gt;&lt;keyword&gt;Animals&lt;/keyword&gt;&lt;keyword&gt;Biomedical Research/trends&lt;/keyword&gt;&lt;keyword&gt;Collagen/chemistry&lt;/keyword&gt;&lt;keyword&gt;Extracellular Matrix/pathology&lt;/keyword&gt;&lt;keyword&gt;Glycosaminoglycans/chemistry&lt;/keyword&gt;&lt;keyword&gt;Humans&lt;/keyword&gt;&lt;keyword&gt;Neovascularization, Pathologic&lt;/keyword&gt;&lt;keyword&gt;Pain/pathology&lt;/keyword&gt;&lt;keyword&gt;Risk Factors&lt;/keyword&gt;&lt;keyword&gt;Tendinopathy/*epidemiology/*physiopathology/*therapy&lt;/keyword&gt;&lt;keyword&gt;Tendons/surgery&lt;/keyword&gt;&lt;keyword&gt;Wound Healing&lt;/keyword&gt;&lt;/keywords&gt;&lt;dates&gt;&lt;year&gt;2016&lt;/year&gt;&lt;/dates&gt;&lt;isbn&gt;2314-6133 (Print)&lt;/isbn&gt;&lt;accession-num&gt;27885357&lt;/accession-num&gt;&lt;urls&gt;&lt;/urls&gt;&lt;custom1&gt;The authors declare that there are no competing interests regarding the publication of this paper.&lt;/custom1&gt;&lt;custom2&gt;PMC5112330&lt;/custom2&gt;&lt;electronic-resource-num&gt;10.1155/2016/6492597&lt;/electronic-resource-num&gt;&lt;remote-database-provider&gt;NLM&lt;/remote-database-provider&gt;&lt;language&gt;eng&lt;/language&gt;&lt;/record&gt;&lt;/Cite&gt;&lt;/EndNote&gt;</w:delInstrText>
        </w:r>
        <w:r w:rsidR="00B06FD0" w:rsidRPr="00E130C1" w:rsidDel="009F7A23">
          <w:rPr>
            <w:rStyle w:val="normaltextrun"/>
            <w:rFonts w:ascii="Arial" w:hAnsi="Arial" w:cs="Arial"/>
          </w:rPr>
          <w:fldChar w:fldCharType="separate"/>
        </w:r>
        <w:r w:rsidR="00B06FD0" w:rsidRPr="00E130C1" w:rsidDel="009F7A23">
          <w:rPr>
            <w:rStyle w:val="normaltextrun"/>
            <w:rFonts w:ascii="Arial" w:hAnsi="Arial" w:cs="Arial"/>
            <w:noProof/>
          </w:rPr>
          <w:delText>[2,11]</w:delText>
        </w:r>
        <w:r w:rsidR="00B06FD0" w:rsidRPr="00E130C1" w:rsidDel="009F7A23">
          <w:rPr>
            <w:rStyle w:val="normaltextrun"/>
            <w:rFonts w:ascii="Arial" w:hAnsi="Arial" w:cs="Arial"/>
          </w:rPr>
          <w:fldChar w:fldCharType="end"/>
        </w:r>
        <w:r w:rsidR="00B06FD0" w:rsidRPr="00E130C1" w:rsidDel="009F7A23">
          <w:rPr>
            <w:rStyle w:val="normaltextrun"/>
            <w:rFonts w:ascii="Arial" w:hAnsi="Arial" w:cs="Arial"/>
          </w:rPr>
          <w:delText>.</w:delText>
        </w:r>
        <w:r w:rsidR="00B06FD0" w:rsidRPr="00E130C1" w:rsidDel="009F7A23">
          <w:rPr>
            <w:rFonts w:ascii="Arial" w:hAnsi="Arial" w:cs="Arial"/>
          </w:rPr>
          <w:delText xml:space="preserve"> </w:delText>
        </w:r>
        <w:r w:rsidR="00F26DED" w:rsidRPr="00E130C1" w:rsidDel="009F7A23">
          <w:rPr>
            <w:rFonts w:ascii="Arial" w:hAnsi="Arial" w:cs="Arial"/>
          </w:rPr>
          <w:delText xml:space="preserve">IAT is more commonly seen in older athletes and in less athletic, overweight individuals </w:delText>
        </w:r>
        <w:r w:rsidR="00F26DED" w:rsidRPr="00E130C1" w:rsidDel="009F7A23">
          <w:rPr>
            <w:rFonts w:ascii="Arial" w:hAnsi="Arial" w:cs="Arial"/>
          </w:rPr>
          <w:fldChar w:fldCharType="begin">
            <w:fldData xml:space="preserve">PEVuZE5vdGU+PENpdGU+PEF1dGhvcj5NeWVyc29uPC9BdXRob3I+PFllYXI+MTk5OTwvWWVhcj48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=
</w:fldData>
          </w:fldChar>
        </w:r>
        <w:r w:rsidR="00F26DED" w:rsidRPr="00E130C1" w:rsidDel="009F7A23">
          <w:rPr>
            <w:rFonts w:ascii="Arial" w:hAnsi="Arial" w:cs="Arial"/>
          </w:rPr>
          <w:delInstrText xml:space="preserve"> ADDIN EN.CITE </w:delInstrText>
        </w:r>
        <w:r w:rsidR="00F26DED" w:rsidRPr="00E130C1" w:rsidDel="009F7A23">
          <w:rPr>
            <w:rFonts w:ascii="Arial" w:hAnsi="Arial" w:cs="Arial"/>
          </w:rPr>
          <w:fldChar w:fldCharType="begin">
            <w:fldData xml:space="preserve">PEVuZE5vdGU+PENpdGU+PEF1dGhvcj5NeWVyc29uPC9BdXRob3I+PFllYXI+MTk5OTwvWWVhcj48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=
</w:fldData>
          </w:fldChar>
        </w:r>
        <w:r w:rsidR="00F26DED" w:rsidRPr="00E130C1" w:rsidDel="009F7A23">
          <w:rPr>
            <w:rFonts w:ascii="Arial" w:hAnsi="Arial" w:cs="Arial"/>
          </w:rPr>
          <w:delInstrText xml:space="preserve"> ADDIN EN.CITE.DATA </w:delInstrText>
        </w:r>
        <w:r w:rsidR="00F26DED" w:rsidRPr="00E130C1" w:rsidDel="009F7A23">
          <w:rPr>
            <w:rFonts w:ascii="Arial" w:hAnsi="Arial" w:cs="Arial"/>
          </w:rPr>
        </w:r>
        <w:r w:rsidR="00F26DED" w:rsidRPr="00E130C1" w:rsidDel="009F7A23">
          <w:rPr>
            <w:rFonts w:ascii="Arial" w:hAnsi="Arial" w:cs="Arial"/>
          </w:rPr>
          <w:fldChar w:fldCharType="end"/>
        </w:r>
        <w:r w:rsidR="00F26DED" w:rsidRPr="00E130C1" w:rsidDel="009F7A23">
          <w:rPr>
            <w:rFonts w:ascii="Arial" w:hAnsi="Arial" w:cs="Arial"/>
          </w:rPr>
        </w:r>
        <w:r w:rsidR="00F26DED" w:rsidRPr="00E130C1" w:rsidDel="009F7A23">
          <w:rPr>
            <w:rFonts w:ascii="Arial" w:hAnsi="Arial" w:cs="Arial"/>
          </w:rPr>
          <w:fldChar w:fldCharType="separate"/>
        </w:r>
        <w:r w:rsidR="00F26DED" w:rsidRPr="00E130C1" w:rsidDel="009F7A23">
          <w:rPr>
            <w:rFonts w:ascii="Arial" w:hAnsi="Arial" w:cs="Arial"/>
            <w:noProof/>
          </w:rPr>
          <w:delText>[10, 12, 13]</w:delText>
        </w:r>
        <w:r w:rsidR="00F26DED" w:rsidRPr="00E130C1" w:rsidDel="009F7A23">
          <w:rPr>
            <w:rFonts w:ascii="Arial" w:hAnsi="Arial" w:cs="Arial"/>
          </w:rPr>
          <w:fldChar w:fldCharType="end"/>
        </w:r>
        <w:r w:rsidR="00F26DED" w:rsidRPr="00E130C1" w:rsidDel="009F7A23">
          <w:rPr>
            <w:rFonts w:ascii="Arial" w:hAnsi="Arial" w:cs="Arial"/>
          </w:rPr>
          <w:delText xml:space="preserve"> as a result of overuse, mechanical overloading, and improper form when training </w:delText>
        </w:r>
        <w:r w:rsidR="00F26DED" w:rsidRPr="00E130C1" w:rsidDel="009F7A23">
          <w:rPr>
            <w:rFonts w:ascii="Arial" w:hAnsi="Arial" w:cs="Arial"/>
          </w:rPr>
          <w:fldChar w:fldCharType="begin"/>
        </w:r>
        <w:r w:rsidR="00F26DED" w:rsidRPr="00E130C1" w:rsidDel="009F7A23">
          <w:rPr>
            <w:rFonts w:ascii="Arial" w:hAnsi="Arial" w:cs="Arial"/>
          </w:rPr>
          <w:delInstrText xml:space="preserve"> ADDIN EN.CITE &lt;EndNote&gt;&lt;Cite&gt;&lt;Author&gt;Krishna Sayana&lt;/Author&gt;&lt;Year&gt;2005&lt;/Year&gt;&lt;RecNum&gt;1216&lt;/RecNum&gt;&lt;DisplayText&gt;[10]&lt;/DisplayText&gt;&lt;record&gt;&lt;rec-number&gt;1216&lt;/rec-number&gt;&lt;foreign-keys&gt;&lt;key app="EN" db-id="x55ws9td6wasvbeds9axrr9kxd05r92tspd0" timestamp="1705285589" guid="cea91814-7609-46e5-8954-c4651cafab8d"&gt;1216&lt;/key&gt;&lt;/foreign-keys&gt;&lt;ref-type name="Journal Article"&gt;17&lt;/ref-type&gt;&lt;contributors&gt;&lt;authors&gt;&lt;author&gt;Krishna Sayana, M.&lt;/author&gt;&lt;author&gt;Maffulli, N.&lt;/author&gt;&lt;/authors&gt;&lt;/contributors&gt;&lt;auth-address&gt;Department of Trauma and Orthopaedics, University Hospital of North Staffordshire, Keele University School of Medicine, Thornburrow Drive, Stoke-on-Trent, ST4 7QB, UK.&lt;/auth-address&gt;&lt;titles&gt;&lt;title&gt;Insertional Achilles tendinopathy&lt;/title&gt;&lt;secondary-title&gt;Foot Ankle Clin&lt;/secondary-title&gt;&lt;/titles&gt;&lt;periodical&gt;&lt;full-title&gt;Foot Ankle Clin&lt;/full-title&gt;&lt;/periodical&gt;&lt;pages&gt;309-20&lt;/pages&gt;&lt;volume&gt;10&lt;/volume&gt;&lt;number&gt;2&lt;/number&gt;&lt;keywords&gt;&lt;keyword&gt;*Achilles Tendon&lt;/keyword&gt;&lt;keyword&gt;Animals&lt;/keyword&gt;&lt;keyword&gt;Connective Tissue Diseases/*diagnosis/surgery/*therapy&lt;/keyword&gt;&lt;keyword&gt;Humans&lt;/keyword&gt;&lt;/keywords&gt;&lt;dates&gt;&lt;year&gt;2005&lt;/year&gt;&lt;pub-dates&gt;&lt;date&gt;Jun&lt;/date&gt;&lt;/pub-dates&gt;&lt;/dates&gt;&lt;isbn&gt;1083-7515 (Print)&amp;#xD;1083-7515&lt;/isbn&gt;&lt;accession-num&gt;15922921&lt;/accession-num&gt;&lt;urls&gt;&lt;/urls&gt;&lt;electronic-resource-num&gt;10.1016/j.fcl.2005.01.010&lt;/electronic-resource-num&gt;&lt;remote-database-provider&gt;NLM&lt;/remote-database-provider&gt;&lt;language&gt;eng&lt;/language&gt;&lt;/record&gt;&lt;/Cite&gt;&lt;/EndNote&gt;</w:delInstrText>
        </w:r>
        <w:r w:rsidR="00F26DED" w:rsidRPr="00E130C1" w:rsidDel="009F7A23">
          <w:rPr>
            <w:rFonts w:ascii="Arial" w:hAnsi="Arial" w:cs="Arial"/>
          </w:rPr>
          <w:fldChar w:fldCharType="separate"/>
        </w:r>
        <w:r w:rsidR="00F26DED" w:rsidRPr="00E130C1" w:rsidDel="009F7A23">
          <w:rPr>
            <w:rFonts w:ascii="Arial" w:hAnsi="Arial" w:cs="Arial"/>
            <w:noProof/>
          </w:rPr>
          <w:delText>[10]</w:delText>
        </w:r>
        <w:r w:rsidR="00F26DED" w:rsidRPr="00E130C1" w:rsidDel="009F7A23">
          <w:rPr>
            <w:rFonts w:ascii="Arial" w:hAnsi="Arial" w:cs="Arial"/>
          </w:rPr>
          <w:fldChar w:fldCharType="end"/>
        </w:r>
        <w:r w:rsidR="00635DA5" w:rsidRPr="00E130C1" w:rsidDel="009F7A23">
          <w:rPr>
            <w:rFonts w:ascii="Arial" w:hAnsi="Arial" w:cs="Arial"/>
          </w:rPr>
          <w:delText>, and maybe</w:delText>
        </w:r>
        <w:r w:rsidR="00F26DED" w:rsidRPr="00E130C1" w:rsidDel="009F7A23">
          <w:rPr>
            <w:rFonts w:ascii="Arial" w:hAnsi="Arial" w:cs="Arial"/>
          </w:rPr>
          <w:delText xml:space="preserve">Stress shielding </w:delText>
        </w:r>
        <w:r w:rsidR="00F26DED" w:rsidRPr="00E130C1" w:rsidDel="009F7A23">
          <w:rPr>
            <w:rFonts w:ascii="Arial" w:hAnsi="Arial" w:cs="Arial"/>
          </w:rPr>
          <w:fldChar w:fldCharType="begin">
            <w:fldData xml:space="preserve">PEVuZE5vdGU+PENpdGU+PEF1dGhvcj5SdWZhaTwvQXV0aG9yPjxZZWFyPjE5OTU8L1llYXI+PFJl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</w:fldData>
          </w:fldChar>
        </w:r>
        <w:r w:rsidR="00F26DED" w:rsidRPr="00E130C1" w:rsidDel="009F7A23">
          <w:rPr>
            <w:rFonts w:ascii="Arial" w:hAnsi="Arial" w:cs="Arial"/>
          </w:rPr>
          <w:delInstrText xml:space="preserve"> ADDIN EN.CITE </w:delInstrText>
        </w:r>
        <w:r w:rsidR="00F26DED" w:rsidRPr="00E130C1" w:rsidDel="009F7A23">
          <w:rPr>
            <w:rFonts w:ascii="Arial" w:hAnsi="Arial" w:cs="Arial"/>
          </w:rPr>
          <w:fldChar w:fldCharType="begin">
            <w:fldData xml:space="preserve">PEVuZE5vdGU+PENpdGU+PEF1dGhvcj5SdWZhaTwvQXV0aG9yPjxZZWFyPjE5OTU8L1llYXI+PFJl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</w:fldData>
          </w:fldChar>
        </w:r>
        <w:r w:rsidR="00F26DED" w:rsidRPr="00E130C1" w:rsidDel="009F7A23">
          <w:rPr>
            <w:rFonts w:ascii="Arial" w:hAnsi="Arial" w:cs="Arial"/>
          </w:rPr>
          <w:delInstrText xml:space="preserve"> ADDIN EN.CITE.DATA </w:delInstrText>
        </w:r>
        <w:r w:rsidR="00F26DED" w:rsidRPr="00E130C1" w:rsidDel="009F7A23">
          <w:rPr>
            <w:rFonts w:ascii="Arial" w:hAnsi="Arial" w:cs="Arial"/>
          </w:rPr>
        </w:r>
        <w:r w:rsidR="00F26DED" w:rsidRPr="00E130C1" w:rsidDel="009F7A23">
          <w:rPr>
            <w:rFonts w:ascii="Arial" w:hAnsi="Arial" w:cs="Arial"/>
          </w:rPr>
          <w:fldChar w:fldCharType="end"/>
        </w:r>
        <w:r w:rsidR="00F26DED" w:rsidRPr="00E130C1" w:rsidDel="009F7A23">
          <w:rPr>
            <w:rFonts w:ascii="Arial" w:hAnsi="Arial" w:cs="Arial"/>
          </w:rPr>
        </w:r>
        <w:r w:rsidR="00F26DED" w:rsidRPr="00E130C1" w:rsidDel="009F7A23">
          <w:rPr>
            <w:rFonts w:ascii="Arial" w:hAnsi="Arial" w:cs="Arial"/>
          </w:rPr>
          <w:fldChar w:fldCharType="separate"/>
        </w:r>
        <w:r w:rsidR="00F26DED" w:rsidRPr="00E130C1" w:rsidDel="009F7A23">
          <w:rPr>
            <w:rFonts w:ascii="Arial" w:hAnsi="Arial" w:cs="Arial"/>
            <w:noProof/>
          </w:rPr>
          <w:delText>[14, 15]</w:delText>
        </w:r>
        <w:r w:rsidR="00F26DED" w:rsidRPr="00E130C1" w:rsidDel="009F7A23">
          <w:rPr>
            <w:rFonts w:ascii="Arial" w:hAnsi="Arial" w:cs="Arial"/>
          </w:rPr>
          <w:fldChar w:fldCharType="end"/>
        </w:r>
        <w:r w:rsidR="00F26DED" w:rsidRPr="00E130C1" w:rsidDel="009F7A23">
          <w:rPr>
            <w:rFonts w:ascii="Arial" w:hAnsi="Arial" w:cs="Arial"/>
          </w:rPr>
          <w:delText xml:space="preserve">. </w:delText>
        </w:r>
      </w:del>
    </w:p>
    <w:p w14:paraId="383EDAA0" w14:textId="0A5EDE24" w:rsidR="001E320D" w:rsidRPr="00E130C1" w:rsidDel="009F7A23" w:rsidRDefault="00AF169C" w:rsidP="009F7A23">
      <w:pPr>
        <w:rPr>
          <w:del w:id="75" w:author="Gu, Wanjun" w:date="2024-06-18T11:08:00Z"/>
          <w:rFonts w:ascii="Arial" w:hAnsi="Arial" w:cs="Arial"/>
        </w:rPr>
        <w:pPrChange w:id="76" w:author="Gu, Wanjun" w:date="2024-06-18T11:08:00Z">
          <w:pPr/>
        </w:pPrChange>
      </w:pPr>
      <w:del w:id="77" w:author="Gu, Wanjun" w:date="2024-06-18T11:08:00Z">
        <w:r w:rsidRPr="00E130C1" w:rsidDel="009F7A23">
          <w:rPr>
            <w:rFonts w:ascii="Arial" w:hAnsi="Arial" w:cs="Arial"/>
          </w:rPr>
          <w:delText xml:space="preserve">If </w:delText>
        </w:r>
        <w:r w:rsidR="00DA71E8" w:rsidRPr="00E130C1" w:rsidDel="009F7A23">
          <w:rPr>
            <w:rFonts w:ascii="Arial" w:hAnsi="Arial" w:cs="Arial"/>
          </w:rPr>
          <w:delText xml:space="preserve">three to six months of continuous conservative treatment fails, </w:delText>
        </w:r>
        <w:r w:rsidRPr="00E130C1" w:rsidDel="009F7A23">
          <w:rPr>
            <w:rFonts w:ascii="Arial" w:hAnsi="Arial" w:cs="Arial"/>
          </w:rPr>
          <w:delText xml:space="preserve">surgical management can be </w:delText>
        </w:r>
        <w:r w:rsidR="00635DA5" w:rsidRPr="00E130C1" w:rsidDel="009F7A23">
          <w:rPr>
            <w:rFonts w:ascii="Arial" w:hAnsi="Arial" w:cs="Arial"/>
          </w:rPr>
          <w:delText>considered</w:delText>
        </w:r>
        <w:r w:rsidRPr="00E130C1" w:rsidDel="009F7A23">
          <w:rPr>
            <w:rFonts w:ascii="Arial" w:hAnsi="Arial" w:cs="Arial"/>
          </w:rPr>
          <w:delText>.</w:delText>
        </w:r>
        <w:r w:rsidR="00DA71E8" w:rsidRPr="00E130C1" w:rsidDel="009F7A23">
          <w:rPr>
            <w:rFonts w:ascii="Arial" w:hAnsi="Arial" w:cs="Arial"/>
          </w:rPr>
          <w:delText xml:space="preserve"> </w:delText>
        </w:r>
        <w:r w:rsidR="00DA71E8" w:rsidRPr="00E130C1" w:rsidDel="009F7A23">
          <w:rPr>
            <w:rFonts w:ascii="Arial" w:hAnsi="Arial" w:cs="Arial"/>
          </w:rPr>
          <w:fldChar w:fldCharType="begin">
            <w:fldData xml:space="preserve">PEVuZE5vdGU+PENpdGU+PEF1dGhvcj5DaGltZW50aTwvQXV0aG9yPjxZZWFyPjIwMTc8L1llYXI+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</w:fldData>
          </w:fldChar>
        </w:r>
        <w:r w:rsidR="00DA71E8" w:rsidRPr="00E130C1" w:rsidDel="009F7A23">
          <w:rPr>
            <w:rFonts w:ascii="Arial" w:hAnsi="Arial" w:cs="Arial"/>
          </w:rPr>
          <w:delInstrText xml:space="preserve"> ADDIN EN.CITE </w:delInstrText>
        </w:r>
        <w:r w:rsidR="00DA71E8" w:rsidRPr="00E130C1" w:rsidDel="009F7A23">
          <w:rPr>
            <w:rFonts w:ascii="Arial" w:hAnsi="Arial" w:cs="Arial"/>
          </w:rPr>
          <w:fldChar w:fldCharType="begin">
            <w:fldData xml:space="preserve">PEVuZE5vdGU+PENpdGU+PEF1dGhvcj5DaGltZW50aTwvQXV0aG9yPjxZZWFyPjIwMTc8L1llYXI+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</w:fldData>
          </w:fldChar>
        </w:r>
        <w:r w:rsidR="00DA71E8" w:rsidRPr="00E130C1" w:rsidDel="009F7A23">
          <w:rPr>
            <w:rFonts w:ascii="Arial" w:hAnsi="Arial" w:cs="Arial"/>
          </w:rPr>
          <w:delInstrText xml:space="preserve"> ADDIN EN.CITE.DATA </w:delInstrText>
        </w:r>
        <w:r w:rsidR="00DA71E8" w:rsidRPr="00E130C1" w:rsidDel="009F7A23">
          <w:rPr>
            <w:rFonts w:ascii="Arial" w:hAnsi="Arial" w:cs="Arial"/>
          </w:rPr>
        </w:r>
        <w:r w:rsidR="00DA71E8" w:rsidRPr="00E130C1" w:rsidDel="009F7A23">
          <w:rPr>
            <w:rFonts w:ascii="Arial" w:hAnsi="Arial" w:cs="Arial"/>
          </w:rPr>
          <w:fldChar w:fldCharType="end"/>
        </w:r>
        <w:r w:rsidR="00DA71E8" w:rsidRPr="00E130C1" w:rsidDel="009F7A23">
          <w:rPr>
            <w:rFonts w:ascii="Arial" w:hAnsi="Arial" w:cs="Arial"/>
          </w:rPr>
        </w:r>
        <w:r w:rsidR="00DA71E8" w:rsidRPr="00E130C1" w:rsidDel="009F7A23">
          <w:rPr>
            <w:rFonts w:ascii="Arial" w:hAnsi="Arial" w:cs="Arial"/>
          </w:rPr>
          <w:fldChar w:fldCharType="separate"/>
        </w:r>
        <w:r w:rsidR="00DA71E8" w:rsidRPr="00E130C1" w:rsidDel="009F7A23">
          <w:rPr>
            <w:rFonts w:ascii="Arial" w:hAnsi="Arial" w:cs="Arial"/>
            <w:noProof/>
          </w:rPr>
          <w:delText>[3]</w:delText>
        </w:r>
        <w:r w:rsidR="00DA71E8" w:rsidRPr="00E130C1" w:rsidDel="009F7A23">
          <w:rPr>
            <w:rFonts w:ascii="Arial" w:hAnsi="Arial" w:cs="Arial"/>
          </w:rPr>
          <w:fldChar w:fldCharType="end"/>
        </w:r>
        <w:r w:rsidR="006038B7" w:rsidRPr="00E130C1" w:rsidDel="009F7A23">
          <w:rPr>
            <w:rFonts w:ascii="Arial" w:hAnsi="Arial" w:cs="Arial"/>
          </w:rPr>
          <w:delText xml:space="preserve"> </w:delText>
        </w:r>
        <w:r w:rsidR="00F26DED" w:rsidRPr="00E130C1" w:rsidDel="009F7A23">
          <w:rPr>
            <w:rFonts w:ascii="Arial" w:hAnsi="Arial" w:cs="Arial"/>
          </w:rPr>
          <w:delText xml:space="preserve">Surgical interventions </w:delText>
        </w:r>
        <w:r w:rsidR="00A97626" w:rsidRPr="00E130C1" w:rsidDel="009F7A23">
          <w:rPr>
            <w:rFonts w:ascii="Arial" w:hAnsi="Arial" w:cs="Arial"/>
          </w:rPr>
          <w:delText>include</w:delText>
        </w:r>
        <w:r w:rsidR="001E320D" w:rsidRPr="00E130C1" w:rsidDel="009F7A23">
          <w:rPr>
            <w:rFonts w:ascii="Arial" w:hAnsi="Arial" w:cs="Arial"/>
          </w:rPr>
          <w:delText xml:space="preserve"> open or minimally invasive tendon</w:delText>
        </w:r>
        <w:r w:rsidR="00FC6D79" w:rsidRPr="00E130C1" w:rsidDel="009F7A23">
          <w:rPr>
            <w:rFonts w:ascii="Arial" w:hAnsi="Arial" w:cs="Arial"/>
          </w:rPr>
          <w:delText xml:space="preserve"> </w:delText>
        </w:r>
        <w:r w:rsidR="001E320D" w:rsidRPr="00E130C1" w:rsidDel="009F7A23">
          <w:rPr>
            <w:rFonts w:ascii="Arial" w:hAnsi="Arial" w:cs="Arial"/>
          </w:rPr>
          <w:delText>debridement, resection of bone spur</w:delText>
        </w:r>
        <w:r w:rsidR="00BB11BB" w:rsidRPr="00E130C1" w:rsidDel="009F7A23">
          <w:rPr>
            <w:rFonts w:ascii="Arial" w:hAnsi="Arial" w:cs="Arial"/>
          </w:rPr>
          <w:delText>/calcification</w:delText>
        </w:r>
        <w:r w:rsidR="001E320D" w:rsidRPr="00E130C1" w:rsidDel="009F7A23">
          <w:rPr>
            <w:rFonts w:ascii="Arial" w:hAnsi="Arial" w:cs="Arial"/>
          </w:rPr>
          <w:delText xml:space="preserve"> at the Achilles insertion, and reattachment of the Achilles tendon with or without Achilles tendon reconstruction</w:delText>
        </w:r>
        <w:r w:rsidR="00E308E2" w:rsidRPr="00E130C1" w:rsidDel="009F7A23">
          <w:rPr>
            <w:rFonts w:ascii="Arial" w:hAnsi="Arial" w:cs="Arial"/>
          </w:rPr>
          <w:delText>, as well as flexor hallucis longus transfer</w:delText>
        </w:r>
        <w:r w:rsidR="001E320D" w:rsidRPr="00E130C1" w:rsidDel="009F7A23">
          <w:rPr>
            <w:rFonts w:ascii="Arial" w:hAnsi="Arial" w:cs="Arial"/>
          </w:rPr>
          <w:delText xml:space="preserve"> </w:delText>
        </w:r>
        <w:r w:rsidR="001E320D" w:rsidRPr="00E130C1" w:rsidDel="009F7A23">
          <w:rPr>
            <w:rFonts w:ascii="Arial" w:hAnsi="Arial" w:cs="Arial"/>
          </w:rPr>
          <w:fldChar w:fldCharType="begin">
            <w:fldData xml:space="preserve">PEVuZE5vdGU+PENpdGU+PEF1dGhvcj5DaGVuPC9BdXRob3I+PFllYXI+MjAyMjwvWWVhcj48UmVj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</w:fldData>
          </w:fldChar>
        </w:r>
        <w:r w:rsidR="00115CCB" w:rsidRPr="00E130C1" w:rsidDel="009F7A23">
          <w:rPr>
            <w:rFonts w:ascii="Arial" w:hAnsi="Arial" w:cs="Arial"/>
          </w:rPr>
          <w:delInstrText xml:space="preserve"> ADDIN EN.CITE </w:delInstrText>
        </w:r>
        <w:r w:rsidR="00115CCB" w:rsidRPr="00E130C1" w:rsidDel="009F7A23">
          <w:rPr>
            <w:rFonts w:ascii="Arial" w:hAnsi="Arial" w:cs="Arial"/>
          </w:rPr>
          <w:fldChar w:fldCharType="begin">
            <w:fldData xml:space="preserve">PEVuZE5vdGU+PENpdGU+PEF1dGhvcj5DaGVuPC9BdXRob3I+PFllYXI+MjAyMjwvWWVhcj48UmVj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</w:fldData>
          </w:fldChar>
        </w:r>
        <w:r w:rsidR="00115CCB" w:rsidRPr="00E130C1" w:rsidDel="009F7A23">
          <w:rPr>
            <w:rFonts w:ascii="Arial" w:hAnsi="Arial" w:cs="Arial"/>
          </w:rPr>
          <w:delInstrText xml:space="preserve"> ADDIN EN.CITE.DATA </w:delInstrText>
        </w:r>
        <w:r w:rsidR="00115CCB" w:rsidRPr="00E130C1" w:rsidDel="009F7A23">
          <w:rPr>
            <w:rFonts w:ascii="Arial" w:hAnsi="Arial" w:cs="Arial"/>
          </w:rPr>
        </w:r>
        <w:r w:rsidR="00115CCB" w:rsidRPr="00E130C1" w:rsidDel="009F7A23">
          <w:rPr>
            <w:rFonts w:ascii="Arial" w:hAnsi="Arial" w:cs="Arial"/>
          </w:rPr>
          <w:fldChar w:fldCharType="end"/>
        </w:r>
        <w:r w:rsidR="001E320D" w:rsidRPr="00E130C1" w:rsidDel="009F7A23">
          <w:rPr>
            <w:rFonts w:ascii="Arial" w:hAnsi="Arial" w:cs="Arial"/>
          </w:rPr>
        </w:r>
        <w:r w:rsidR="001E320D" w:rsidRPr="00E130C1" w:rsidDel="009F7A23">
          <w:rPr>
            <w:rFonts w:ascii="Arial" w:hAnsi="Arial" w:cs="Arial"/>
          </w:rPr>
          <w:fldChar w:fldCharType="separate"/>
        </w:r>
        <w:r w:rsidR="00115CCB" w:rsidRPr="00E130C1" w:rsidDel="009F7A23">
          <w:rPr>
            <w:rFonts w:ascii="Arial" w:hAnsi="Arial" w:cs="Arial"/>
            <w:noProof/>
          </w:rPr>
          <w:delText>[17, 18]</w:delText>
        </w:r>
        <w:r w:rsidR="001E320D" w:rsidRPr="00E130C1" w:rsidDel="009F7A23">
          <w:rPr>
            <w:rFonts w:ascii="Arial" w:hAnsi="Arial" w:cs="Arial"/>
          </w:rPr>
          <w:fldChar w:fldCharType="end"/>
        </w:r>
        <w:r w:rsidR="001E320D" w:rsidRPr="00E130C1" w:rsidDel="009F7A23">
          <w:rPr>
            <w:rFonts w:ascii="Arial" w:hAnsi="Arial" w:cs="Arial"/>
          </w:rPr>
          <w:delText>.</w:delText>
        </w:r>
        <w:r w:rsidR="00BB11BB" w:rsidRPr="00E130C1" w:rsidDel="009F7A23">
          <w:rPr>
            <w:rFonts w:ascii="Arial" w:hAnsi="Arial" w:cs="Arial"/>
          </w:rPr>
          <w:delText>However, w</w:delText>
        </w:r>
        <w:r w:rsidR="001E320D" w:rsidRPr="00E130C1" w:rsidDel="009F7A23">
          <w:rPr>
            <w:rFonts w:ascii="Arial" w:hAnsi="Arial" w:cs="Arial"/>
          </w:rPr>
          <w:delText xml:space="preserve">ound healing problems </w:delText>
        </w:r>
        <w:r w:rsidR="00BB11BB" w:rsidRPr="00E130C1" w:rsidDel="009F7A23">
          <w:rPr>
            <w:rFonts w:ascii="Arial" w:hAnsi="Arial" w:cs="Arial"/>
          </w:rPr>
          <w:delText>and</w:delText>
        </w:r>
        <w:r w:rsidR="00E308E2" w:rsidRPr="00E130C1" w:rsidDel="009F7A23">
          <w:rPr>
            <w:rFonts w:ascii="Arial" w:hAnsi="Arial" w:cs="Arial"/>
          </w:rPr>
          <w:delText xml:space="preserve"> a</w:delText>
        </w:r>
        <w:r w:rsidR="00BB11BB" w:rsidRPr="00E130C1" w:rsidDel="009F7A23">
          <w:rPr>
            <w:rFonts w:ascii="Arial" w:hAnsi="Arial" w:cs="Arial"/>
          </w:rPr>
          <w:delText xml:space="preserve"> long-term rehabilitation</w:delText>
        </w:r>
        <w:r w:rsidR="00E308E2" w:rsidRPr="00E130C1" w:rsidDel="009F7A23">
          <w:rPr>
            <w:rFonts w:ascii="Arial" w:hAnsi="Arial" w:cs="Arial"/>
          </w:rPr>
          <w:delText xml:space="preserve"> course</w:delText>
        </w:r>
        <w:r w:rsidR="00BB11BB" w:rsidRPr="00E130C1" w:rsidDel="009F7A23">
          <w:rPr>
            <w:rFonts w:ascii="Arial" w:hAnsi="Arial" w:cs="Arial"/>
          </w:rPr>
          <w:delText xml:space="preserve"> </w:delText>
        </w:r>
        <w:r w:rsidR="001E320D" w:rsidRPr="00E130C1" w:rsidDel="009F7A23">
          <w:rPr>
            <w:rFonts w:ascii="Arial" w:hAnsi="Arial" w:cs="Arial"/>
          </w:rPr>
          <w:delText xml:space="preserve">are the most commonly </w:delText>
        </w:r>
        <w:r w:rsidR="00AF0E11" w:rsidRPr="00E130C1" w:rsidDel="009F7A23">
          <w:rPr>
            <w:rFonts w:ascii="Arial" w:hAnsi="Arial" w:cs="Arial"/>
          </w:rPr>
          <w:delText>concerns</w:delText>
        </w:r>
        <w:r w:rsidR="00BB11BB" w:rsidRPr="00E130C1" w:rsidDel="009F7A23">
          <w:rPr>
            <w:rFonts w:ascii="Arial" w:hAnsi="Arial" w:cs="Arial"/>
          </w:rPr>
          <w:delText xml:space="preserve"> for these open procedures</w:delText>
        </w:r>
        <w:r w:rsidR="001E320D" w:rsidRPr="00E130C1" w:rsidDel="009F7A23">
          <w:rPr>
            <w:rFonts w:ascii="Arial" w:hAnsi="Arial" w:cs="Arial"/>
          </w:rPr>
          <w:delText xml:space="preserve">, </w:delText>
        </w:r>
        <w:r w:rsidR="00AF0E11" w:rsidRPr="00E130C1" w:rsidDel="009F7A23">
          <w:rPr>
            <w:rFonts w:ascii="Arial" w:hAnsi="Arial" w:cs="Arial"/>
          </w:rPr>
          <w:delText>with</w:delText>
        </w:r>
        <w:r w:rsidR="001E320D" w:rsidRPr="00E130C1" w:rsidDel="009F7A23">
          <w:rPr>
            <w:rFonts w:ascii="Arial" w:hAnsi="Arial" w:cs="Arial"/>
          </w:rPr>
          <w:delText xml:space="preserve"> deep vein thrombosis, infection, and scar hypersensitivity</w:delText>
        </w:r>
        <w:r w:rsidR="00AF0E11" w:rsidRPr="00E130C1" w:rsidDel="009F7A23">
          <w:rPr>
            <w:rFonts w:ascii="Arial" w:hAnsi="Arial" w:cs="Arial"/>
          </w:rPr>
          <w:delText>, etc</w:delText>
        </w:r>
        <w:r w:rsidR="001E320D" w:rsidRPr="00E130C1" w:rsidDel="009F7A23">
          <w:rPr>
            <w:rFonts w:ascii="Arial" w:hAnsi="Arial" w:cs="Arial"/>
          </w:rPr>
          <w:delText xml:space="preserve"> have also been described </w:delText>
        </w:r>
        <w:r w:rsidR="001E320D" w:rsidRPr="00E130C1" w:rsidDel="009F7A23">
          <w:rPr>
            <w:rFonts w:ascii="Arial" w:hAnsi="Arial" w:cs="Arial"/>
          </w:rPr>
          <w:fldChar w:fldCharType="begin"/>
        </w:r>
        <w:r w:rsidR="00115CCB" w:rsidRPr="00E130C1" w:rsidDel="009F7A23">
          <w:rPr>
            <w:rFonts w:ascii="Arial" w:hAnsi="Arial" w:cs="Arial"/>
          </w:rPr>
          <w:delInstrText xml:space="preserve"> ADDIN EN.CITE &lt;EndNote&gt;&lt;Cite&gt;&lt;Author&gt;Barg&lt;/Author&gt;&lt;Year&gt;2019&lt;/Year&gt;&lt;RecNum&gt;1223&lt;/RecNum&gt;&lt;DisplayText&gt;[18]&lt;/DisplayText&gt;&lt;record&gt;&lt;rec-number&gt;1223&lt;/rec-number&gt;&lt;foreign-keys&gt;&lt;key app="EN" db-id="x55ws9td6wasvbeds9axrr9kxd05r92tspd0" timestamp="1705288604" guid="74e87fb6-84d1-4c00-84df-ee11adf82376"&gt;1223&lt;/key&gt;&lt;/foreign-keys&gt;&lt;ref-type name="Journal Article"&gt;17&lt;/ref-type&gt;&lt;contributors&gt;&lt;authors&gt;&lt;author&gt;Barg, A.&lt;/author&gt;&lt;author&gt;Ludwig, T.&lt;/author&gt;&lt;/authors&gt;&lt;/contributors&gt;&lt;auth-address&gt;Department of Orthopaedics, University of Utah, 590 Wakara Way, Salt Lake City, UT 84108, USA. Electronic address: alexej.barg@hsc.utah.edu.&amp;#xD;Department of Orthopaedics, University of Utah, 590 Wakara Way, Salt Lake City, UT 84108, USA.&lt;/auth-address&gt;&lt;titles&gt;&lt;title&gt;Surgical Strategies for the Treatment of Insertional Achilles Tendinopathy&lt;/title&gt;&lt;secondary-title&gt;Foot Ankle Clin&lt;/secondary-title&gt;&lt;/titles&gt;&lt;periodical&gt;&lt;full-title&gt;Foot Ankle Clin&lt;/full-title&gt;&lt;/periodical&gt;&lt;pages&gt;533-559&lt;/pages&gt;&lt;volume&gt;24&lt;/volume&gt;&lt;number&gt;3&lt;/number&gt;&lt;edition&gt;20190618&lt;/edition&gt;&lt;keywords&gt;&lt;keyword&gt;Achilles Tendon/*surgery&lt;/keyword&gt;&lt;keyword&gt;Calcaneus/abnormalities/surgery&lt;/keyword&gt;&lt;keyword&gt;Debridement&lt;/keyword&gt;&lt;keyword&gt;Foot Deformities/surgery&lt;/keyword&gt;&lt;keyword&gt;Humans&lt;/keyword&gt;&lt;keyword&gt;Postoperative Complications&lt;/keyword&gt;&lt;keyword&gt;Plastic Surgery Procedures/*methods&lt;/keyword&gt;&lt;keyword&gt;Tendinopathy/*surgery&lt;/keyword&gt;&lt;keyword&gt;Haglund deformity&lt;/keyword&gt;&lt;keyword&gt;Insertional Achilles calcifications&lt;/keyword&gt;&lt;keyword&gt;Insertional Achilles tendinopathy&lt;/keyword&gt;&lt;keyword&gt;Knotless double-row footprint reconstruction&lt;/keyword&gt;&lt;/keywords&gt;&lt;dates&gt;&lt;year&gt;2019&lt;/year&gt;&lt;pub-dates&gt;&lt;date&gt;Sep&lt;/date&gt;&lt;/pub-dates&gt;&lt;/dates&gt;&lt;isbn&gt;1083-7515&lt;/isbn&gt;&lt;accession-num&gt;31371002&lt;/accession-num&gt;&lt;urls&gt;&lt;/urls&gt;&lt;electronic-resource-num&gt;10.1016/j.fcl.2019.04.005&lt;/electronic-resource-num&gt;&lt;remote-database-provider&gt;NLM&lt;/remote-database-provider&gt;&lt;language&gt;eng&lt;/language&gt;&lt;/record&gt;&lt;/Cite&gt;&lt;/EndNote&gt;</w:delInstrText>
        </w:r>
        <w:r w:rsidR="001E320D" w:rsidRPr="00E130C1" w:rsidDel="009F7A23">
          <w:rPr>
            <w:rFonts w:ascii="Arial" w:hAnsi="Arial" w:cs="Arial"/>
          </w:rPr>
          <w:fldChar w:fldCharType="separate"/>
        </w:r>
        <w:r w:rsidR="00115CCB" w:rsidRPr="00E130C1" w:rsidDel="009F7A23">
          <w:rPr>
            <w:rFonts w:ascii="Arial" w:hAnsi="Arial" w:cs="Arial"/>
            <w:noProof/>
          </w:rPr>
          <w:delText>[18]</w:delText>
        </w:r>
        <w:r w:rsidR="001E320D" w:rsidRPr="00E130C1" w:rsidDel="009F7A23">
          <w:rPr>
            <w:rFonts w:ascii="Arial" w:hAnsi="Arial" w:cs="Arial"/>
          </w:rPr>
          <w:fldChar w:fldCharType="end"/>
        </w:r>
        <w:r w:rsidR="001E320D" w:rsidRPr="00E130C1" w:rsidDel="009F7A23">
          <w:rPr>
            <w:rFonts w:ascii="Arial" w:hAnsi="Arial" w:cs="Arial"/>
          </w:rPr>
          <w:delText xml:space="preserve">. </w:delText>
        </w:r>
      </w:del>
    </w:p>
    <w:p w14:paraId="190BD65E" w14:textId="252C79EA" w:rsidR="00C11183" w:rsidRPr="00E130C1" w:rsidDel="009F7A23" w:rsidRDefault="001E320D" w:rsidP="009F7A23">
      <w:pPr>
        <w:rPr>
          <w:del w:id="78" w:author="Gu, Wanjun" w:date="2024-06-18T11:08:00Z"/>
          <w:rFonts w:ascii="Arial" w:hAnsi="Arial" w:cs="Arial"/>
        </w:rPr>
        <w:pPrChange w:id="79" w:author="Gu, Wanjun" w:date="2024-06-18T11:08:00Z">
          <w:pPr>
            <w:pStyle w:val="Default"/>
          </w:pPr>
        </w:pPrChange>
      </w:pPr>
      <w:del w:id="80" w:author="Gu, Wanjun" w:date="2024-06-18T11:08:00Z">
        <w:r w:rsidRPr="00E130C1" w:rsidDel="009F7A23">
          <w:rPr>
            <w:rFonts w:ascii="Arial" w:hAnsi="Arial" w:cs="Arial"/>
          </w:rPr>
          <w:delText>An alternative to the aforementioned surgical techniques is the percutaneous Zadek osteotomy</w:delText>
        </w:r>
        <w:r w:rsidR="00850DE5" w:rsidRPr="00E130C1" w:rsidDel="009F7A23">
          <w:rPr>
            <w:rFonts w:ascii="Arial" w:hAnsi="Arial" w:cs="Arial"/>
          </w:rPr>
          <w:delText>.</w:delText>
        </w:r>
        <w:r w:rsidRPr="00E130C1" w:rsidDel="009F7A23">
          <w:rPr>
            <w:rFonts w:ascii="Arial" w:hAnsi="Arial" w:cs="Arial"/>
          </w:rPr>
          <w:delText xml:space="preserve"> </w:delText>
        </w:r>
        <w:r w:rsidR="00466967" w:rsidRPr="00E130C1" w:rsidDel="009F7A23">
          <w:rPr>
            <w:rFonts w:ascii="Arial" w:hAnsi="Arial" w:cs="Arial"/>
            <w:color w:val="000000" w:themeColor="text1"/>
          </w:rPr>
          <w:delText xml:space="preserve"> The Zadek osteotomy is a dorsal closing wedge osteotomy of the calcaneus. It was first introduced in 1939 for the treatment of Achillobursitis  and has been popularized during the past two decades in the treatment of both IAT and Haglund deformity.</w:delText>
        </w:r>
        <w:r w:rsidRPr="00E130C1" w:rsidDel="009F7A23">
          <w:rPr>
            <w:rFonts w:ascii="Arial" w:hAnsi="Arial" w:cs="Arial"/>
          </w:rPr>
          <w:delText xml:space="preserve"> </w:delText>
        </w:r>
        <w:r w:rsidR="00E308E2" w:rsidRPr="00E130C1" w:rsidDel="009F7A23">
          <w:rPr>
            <w:rFonts w:ascii="Arial" w:hAnsi="Arial" w:cs="Arial"/>
            <w:color w:val="000000" w:themeColor="text1"/>
          </w:rPr>
          <w:delText xml:space="preserve">It </w:delText>
        </w:r>
        <w:r w:rsidRPr="00E130C1" w:rsidDel="009F7A23">
          <w:rPr>
            <w:rFonts w:ascii="Arial" w:hAnsi="Arial" w:cs="Arial"/>
            <w:color w:val="000000" w:themeColor="text1"/>
          </w:rPr>
          <w:delText xml:space="preserve">has </w:delText>
        </w:r>
        <w:r w:rsidR="00662EC6" w:rsidRPr="00E130C1" w:rsidDel="009F7A23">
          <w:rPr>
            <w:rFonts w:ascii="Arial" w:hAnsi="Arial" w:cs="Arial"/>
            <w:color w:val="000000" w:themeColor="text1"/>
          </w:rPr>
          <w:delText xml:space="preserve">the </w:delText>
        </w:r>
        <w:r w:rsidRPr="00E130C1" w:rsidDel="009F7A23">
          <w:rPr>
            <w:rFonts w:ascii="Arial" w:hAnsi="Arial" w:cs="Arial"/>
            <w:color w:val="000000" w:themeColor="text1"/>
          </w:rPr>
          <w:delText>advantages</w:delText>
        </w:r>
        <w:r w:rsidR="00662EC6" w:rsidRPr="00E130C1" w:rsidDel="009F7A23">
          <w:rPr>
            <w:rFonts w:ascii="Arial" w:hAnsi="Arial" w:cs="Arial"/>
            <w:color w:val="000000" w:themeColor="text1"/>
          </w:rPr>
          <w:delText xml:space="preserve"> of minimal invasive surgery</w:delText>
        </w:r>
        <w:r w:rsidRPr="00E130C1" w:rsidDel="009F7A23">
          <w:rPr>
            <w:rFonts w:ascii="Arial" w:hAnsi="Arial" w:cs="Arial"/>
            <w:color w:val="000000" w:themeColor="text1"/>
          </w:rPr>
          <w:delText>,</w:delText>
        </w:r>
        <w:r w:rsidR="009453F5" w:rsidRPr="00E130C1" w:rsidDel="009F7A23">
          <w:rPr>
            <w:rFonts w:ascii="Arial" w:hAnsi="Arial" w:cs="Arial"/>
            <w:color w:val="000000" w:themeColor="text1"/>
          </w:rPr>
          <w:delText xml:space="preserve"> </w:delText>
        </w:r>
        <w:r w:rsidRPr="00E130C1" w:rsidDel="009F7A23">
          <w:rPr>
            <w:rFonts w:ascii="Arial" w:hAnsi="Arial" w:cs="Arial"/>
            <w:color w:val="000000" w:themeColor="text1"/>
          </w:rPr>
          <w:delText xml:space="preserve">including </w:delText>
        </w:r>
        <w:r w:rsidR="006038B7" w:rsidRPr="00E130C1" w:rsidDel="009F7A23">
          <w:rPr>
            <w:rFonts w:ascii="Arial" w:hAnsi="Arial" w:cs="Arial"/>
            <w:color w:val="000000" w:themeColor="text1"/>
          </w:rPr>
          <w:delText xml:space="preserve">reduced </w:delText>
        </w:r>
        <w:r w:rsidRPr="00E130C1" w:rsidDel="009F7A23">
          <w:rPr>
            <w:rFonts w:ascii="Arial" w:hAnsi="Arial" w:cs="Arial"/>
            <w:color w:val="000000" w:themeColor="text1"/>
          </w:rPr>
          <w:delText>post-operative pain</w:delText>
        </w:r>
        <w:r w:rsidR="00C465B1" w:rsidRPr="00E130C1" w:rsidDel="009F7A23">
          <w:rPr>
            <w:rFonts w:ascii="Arial" w:hAnsi="Arial" w:cs="Arial"/>
            <w:color w:val="000000" w:themeColor="text1"/>
          </w:rPr>
          <w:delText>, swelling, scarring, and recovery time, as well as</w:delText>
        </w:r>
        <w:r w:rsidR="00D475CE" w:rsidRPr="00E130C1" w:rsidDel="009F7A23">
          <w:rPr>
            <w:rFonts w:ascii="Arial" w:hAnsi="Arial" w:cs="Arial"/>
            <w:color w:val="000000" w:themeColor="text1"/>
          </w:rPr>
          <w:delText xml:space="preserve"> </w:delText>
        </w:r>
        <w:r w:rsidR="00662EC6" w:rsidRPr="00E130C1" w:rsidDel="009F7A23">
          <w:rPr>
            <w:rFonts w:ascii="Arial" w:hAnsi="Arial" w:cs="Arial"/>
            <w:color w:val="000000" w:themeColor="text1"/>
          </w:rPr>
          <w:delText>improv</w:delText>
        </w:r>
        <w:r w:rsidR="00C465B1" w:rsidRPr="00E130C1" w:rsidDel="009F7A23">
          <w:rPr>
            <w:rFonts w:ascii="Arial" w:hAnsi="Arial" w:cs="Arial"/>
            <w:color w:val="000000" w:themeColor="text1"/>
          </w:rPr>
          <w:delText>ed</w:delText>
        </w:r>
        <w:r w:rsidRPr="00E130C1" w:rsidDel="009F7A23">
          <w:rPr>
            <w:rFonts w:ascii="Arial" w:hAnsi="Arial" w:cs="Arial"/>
            <w:color w:val="000000" w:themeColor="text1"/>
          </w:rPr>
          <w:delText xml:space="preserve"> functional scores </w:delText>
        </w:r>
        <w:r w:rsidRPr="00E130C1" w:rsidDel="009F7A23">
          <w:rPr>
            <w:rFonts w:ascii="Arial" w:hAnsi="Arial" w:cs="Arial"/>
            <w:color w:val="000000" w:themeColor="text1"/>
          </w:rPr>
          <w:fldChar w:fldCharType="begin">
            <w:fldData xml:space="preserve">PEVuZE5vdGU+PENpdGU+PEF1dGhvcj5Qb3V0b2dsaWRvdTwvQXV0aG9yPjxZZWFyPjIwMjM8L1ll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</w:fldData>
          </w:fldChar>
        </w:r>
        <w:r w:rsidR="00115CCB" w:rsidRPr="00E130C1" w:rsidDel="009F7A23">
          <w:rPr>
            <w:rFonts w:ascii="Arial" w:hAnsi="Arial" w:cs="Arial"/>
            <w:color w:val="000000" w:themeColor="text1"/>
          </w:rPr>
          <w:delInstrText xml:space="preserve"> ADDIN EN.CITE </w:delInstrText>
        </w:r>
        <w:r w:rsidR="00115CCB" w:rsidRPr="00E130C1" w:rsidDel="009F7A23">
          <w:rPr>
            <w:rFonts w:ascii="Arial" w:hAnsi="Arial" w:cs="Arial"/>
            <w:color w:val="000000" w:themeColor="text1"/>
          </w:rPr>
          <w:fldChar w:fldCharType="begin">
            <w:fldData xml:space="preserve">PEVuZE5vdGU+PENpdGU+PEF1dGhvcj5Qb3V0b2dsaWRvdTwvQXV0aG9yPjxZZWFyPjIwMjM8L1ll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</w:fldData>
          </w:fldChar>
        </w:r>
        <w:r w:rsidR="00115CCB" w:rsidRPr="00E130C1" w:rsidDel="009F7A23">
          <w:rPr>
            <w:rFonts w:ascii="Arial" w:hAnsi="Arial" w:cs="Arial"/>
            <w:color w:val="000000" w:themeColor="text1"/>
          </w:rPr>
          <w:delInstrText xml:space="preserve"> ADDIN EN.CITE.DATA </w:delInstrText>
        </w:r>
        <w:r w:rsidR="00115CCB" w:rsidRPr="00E130C1" w:rsidDel="009F7A23">
          <w:rPr>
            <w:rFonts w:ascii="Arial" w:hAnsi="Arial" w:cs="Arial"/>
            <w:color w:val="000000" w:themeColor="text1"/>
          </w:rPr>
        </w:r>
        <w:r w:rsidR="00115CCB" w:rsidRPr="00E130C1" w:rsidDel="009F7A23">
          <w:rPr>
            <w:rFonts w:ascii="Arial" w:hAnsi="Arial" w:cs="Arial"/>
            <w:color w:val="000000" w:themeColor="text1"/>
          </w:rPr>
          <w:fldChar w:fldCharType="end"/>
        </w:r>
        <w:r w:rsidRPr="00E130C1" w:rsidDel="009F7A23">
          <w:rPr>
            <w:rFonts w:ascii="Arial" w:hAnsi="Arial" w:cs="Arial"/>
            <w:color w:val="000000" w:themeColor="text1"/>
          </w:rPr>
        </w:r>
        <w:r w:rsidRPr="00E130C1" w:rsidDel="009F7A23">
          <w:rPr>
            <w:rFonts w:ascii="Arial" w:hAnsi="Arial" w:cs="Arial"/>
            <w:color w:val="000000" w:themeColor="text1"/>
          </w:rPr>
          <w:fldChar w:fldCharType="separate"/>
        </w:r>
        <w:r w:rsidR="00115CCB" w:rsidRPr="00E130C1" w:rsidDel="009F7A23">
          <w:rPr>
            <w:rFonts w:ascii="Arial" w:hAnsi="Arial" w:cs="Arial"/>
            <w:noProof/>
            <w:color w:val="000000" w:themeColor="text1"/>
          </w:rPr>
          <w:delText>[22]</w:delText>
        </w:r>
        <w:r w:rsidRPr="00E130C1" w:rsidDel="009F7A23">
          <w:rPr>
            <w:rFonts w:ascii="Arial" w:hAnsi="Arial" w:cs="Arial"/>
            <w:color w:val="000000" w:themeColor="text1"/>
          </w:rPr>
          <w:fldChar w:fldCharType="end"/>
        </w:r>
        <w:r w:rsidRPr="00E130C1" w:rsidDel="009F7A23">
          <w:rPr>
            <w:rFonts w:ascii="Arial" w:hAnsi="Arial" w:cs="Arial"/>
            <w:color w:val="000000" w:themeColor="text1"/>
          </w:rPr>
          <w:delText>.</w:delText>
        </w:r>
        <w:r w:rsidR="009453F5" w:rsidRPr="00E130C1" w:rsidDel="009F7A23">
          <w:rPr>
            <w:rFonts w:ascii="Arial" w:hAnsi="Arial" w:cs="Arial"/>
            <w:color w:val="000000" w:themeColor="text1"/>
          </w:rPr>
          <w:delText xml:space="preserve"> </w:delText>
        </w:r>
        <w:r w:rsidR="009453F5" w:rsidRPr="00E130C1" w:rsidDel="009F7A23">
          <w:rPr>
            <w:rFonts w:ascii="Arial" w:hAnsi="Arial" w:cs="Arial"/>
          </w:rPr>
          <w:delText xml:space="preserve">To date, </w:delText>
        </w:r>
        <w:r w:rsidR="00C465B1" w:rsidRPr="00E130C1" w:rsidDel="009F7A23">
          <w:rPr>
            <w:rFonts w:ascii="Arial" w:hAnsi="Arial" w:cs="Arial"/>
          </w:rPr>
          <w:delText>a few studies</w:delText>
        </w:r>
        <w:r w:rsidR="00466967" w:rsidRPr="00E130C1" w:rsidDel="009F7A23">
          <w:rPr>
            <w:rFonts w:ascii="Arial" w:hAnsi="Arial" w:cs="Arial"/>
          </w:rPr>
          <w:delText xml:space="preserve"> [19-21]</w:delText>
        </w:r>
        <w:r w:rsidR="00C465B1" w:rsidRPr="00E130C1" w:rsidDel="009F7A23">
          <w:rPr>
            <w:rFonts w:ascii="Arial" w:hAnsi="Arial" w:cs="Arial"/>
          </w:rPr>
          <w:delText xml:space="preserve"> investigated</w:delText>
        </w:r>
        <w:r w:rsidR="00466967" w:rsidRPr="00E130C1" w:rsidDel="009F7A23">
          <w:rPr>
            <w:rFonts w:ascii="Arial" w:hAnsi="Arial" w:cs="Arial"/>
          </w:rPr>
          <w:delText xml:space="preserve"> possible mechanisms</w:delText>
        </w:r>
        <w:r w:rsidR="00C465B1" w:rsidRPr="00E130C1" w:rsidDel="009F7A23">
          <w:rPr>
            <w:rFonts w:ascii="Arial" w:hAnsi="Arial" w:cs="Arial"/>
          </w:rPr>
          <w:delText xml:space="preserve"> of </w:delText>
        </w:r>
        <w:r w:rsidR="009453F5" w:rsidRPr="00E130C1" w:rsidDel="009F7A23">
          <w:rPr>
            <w:rFonts w:ascii="Arial" w:hAnsi="Arial" w:cs="Arial"/>
          </w:rPr>
          <w:delText xml:space="preserve">the Zadek osteotomy </w:delText>
        </w:r>
        <w:r w:rsidR="00C465B1" w:rsidRPr="00E130C1" w:rsidDel="009F7A23">
          <w:rPr>
            <w:rFonts w:ascii="Arial" w:hAnsi="Arial" w:cs="Arial"/>
          </w:rPr>
          <w:delText>in the</w:delText>
        </w:r>
        <w:r w:rsidR="009453F5" w:rsidRPr="00E130C1" w:rsidDel="009F7A23">
          <w:rPr>
            <w:rFonts w:ascii="Arial" w:hAnsi="Arial" w:cs="Arial"/>
          </w:rPr>
          <w:delText xml:space="preserve"> treatment of Haglund deformity</w:delText>
        </w:r>
        <w:r w:rsidR="00D475CE" w:rsidRPr="00E130C1" w:rsidDel="009F7A23">
          <w:rPr>
            <w:rFonts w:ascii="Arial" w:hAnsi="Arial" w:cs="Arial"/>
          </w:rPr>
          <w:delText xml:space="preserve"> </w:delText>
        </w:r>
        <w:r w:rsidR="009453F5" w:rsidRPr="00E130C1" w:rsidDel="009F7A23">
          <w:rPr>
            <w:rFonts w:ascii="Arial" w:hAnsi="Arial" w:cs="Arial"/>
          </w:rPr>
          <w:delText xml:space="preserve">a bony prominence of the </w:delText>
        </w:r>
        <w:r w:rsidR="00C465B1" w:rsidRPr="00E130C1" w:rsidDel="009F7A23">
          <w:rPr>
            <w:rFonts w:ascii="Arial" w:hAnsi="Arial" w:cs="Arial"/>
          </w:rPr>
          <w:delText xml:space="preserve"> dorsal lateral</w:delText>
        </w:r>
        <w:r w:rsidR="009453F5" w:rsidRPr="00E130C1" w:rsidDel="009F7A23">
          <w:rPr>
            <w:rFonts w:ascii="Arial" w:hAnsi="Arial" w:cs="Arial"/>
          </w:rPr>
          <w:delText xml:space="preserve"> aspect of the</w:delText>
        </w:r>
        <w:r w:rsidR="00D475CE" w:rsidRPr="00E130C1" w:rsidDel="009F7A23">
          <w:rPr>
            <w:rFonts w:ascii="Arial" w:hAnsi="Arial" w:cs="Arial"/>
          </w:rPr>
          <w:delText xml:space="preserve"> </w:delText>
        </w:r>
        <w:r w:rsidR="008F26CB" w:rsidRPr="00E130C1" w:rsidDel="009F7A23">
          <w:rPr>
            <w:rFonts w:ascii="Arial" w:hAnsi="Arial" w:cs="Arial"/>
          </w:rPr>
          <w:delText>calcane</w:delText>
        </w:r>
        <w:r w:rsidR="00C465B1" w:rsidRPr="00E130C1" w:rsidDel="009F7A23">
          <w:rPr>
            <w:rFonts w:ascii="Arial" w:hAnsi="Arial" w:cs="Arial"/>
          </w:rPr>
          <w:delText>al tuberosity,</w:delText>
        </w:r>
        <w:r w:rsidR="00D475CE" w:rsidRPr="00E130C1" w:rsidDel="009F7A23">
          <w:rPr>
            <w:rFonts w:ascii="Arial" w:hAnsi="Arial" w:cs="Arial"/>
          </w:rPr>
          <w:delText xml:space="preserve"> </w:delText>
        </w:r>
        <w:r w:rsidR="009453F5" w:rsidRPr="00E130C1" w:rsidDel="009F7A23">
          <w:rPr>
            <w:rFonts w:ascii="Arial" w:hAnsi="Arial" w:cs="Arial"/>
          </w:rPr>
          <w:delText>which can cause local inflammation, mimicking</w:delText>
        </w:r>
        <w:r w:rsidR="00C465B1" w:rsidRPr="00E130C1" w:rsidDel="009F7A23">
          <w:rPr>
            <w:rFonts w:ascii="Arial" w:hAnsi="Arial" w:cs="Arial"/>
          </w:rPr>
          <w:delText xml:space="preserve"> the symptoms </w:delText>
        </w:r>
        <w:r w:rsidR="00850DE5" w:rsidRPr="00E130C1" w:rsidDel="009F7A23">
          <w:rPr>
            <w:rFonts w:ascii="Arial" w:hAnsi="Arial" w:cs="Arial"/>
          </w:rPr>
          <w:delText xml:space="preserve">of </w:delText>
        </w:r>
        <w:r w:rsidR="00C465B1" w:rsidRPr="00E130C1" w:rsidDel="009F7A23">
          <w:rPr>
            <w:rFonts w:ascii="Arial" w:hAnsi="Arial" w:cs="Arial"/>
          </w:rPr>
          <w:delText>but different from</w:delText>
        </w:r>
        <w:r w:rsidR="009453F5" w:rsidRPr="00E130C1" w:rsidDel="009F7A23">
          <w:rPr>
            <w:rFonts w:ascii="Arial" w:hAnsi="Arial" w:cs="Arial"/>
          </w:rPr>
          <w:delText xml:space="preserve"> IAT</w:delText>
        </w:r>
        <w:r w:rsidR="00C465B1" w:rsidRPr="00E130C1" w:rsidDel="009F7A23">
          <w:rPr>
            <w:rFonts w:ascii="Arial" w:hAnsi="Arial" w:cs="Arial"/>
          </w:rPr>
          <w:delText xml:space="preserve"> pathologically</w:delText>
        </w:r>
        <w:r w:rsidR="009453F5" w:rsidRPr="00E130C1" w:rsidDel="009F7A23">
          <w:rPr>
            <w:rFonts w:ascii="Arial" w:hAnsi="Arial" w:cs="Arial"/>
          </w:rPr>
          <w:delText xml:space="preserve"> </w:delText>
        </w:r>
        <w:r w:rsidR="009453F5" w:rsidRPr="00E130C1" w:rsidDel="009F7A23">
          <w:rPr>
            <w:rFonts w:ascii="Arial" w:hAnsi="Arial" w:cs="Arial"/>
          </w:rPr>
          <w:fldChar w:fldCharType="begin"/>
        </w:r>
        <w:r w:rsidR="009479F1" w:rsidRPr="00E130C1" w:rsidDel="009F7A23">
          <w:rPr>
            <w:rFonts w:ascii="Arial" w:hAnsi="Arial" w:cs="Arial"/>
          </w:rPr>
          <w:delInstrText xml:space="preserve"> ADDIN EN.CITE &lt;EndNote&gt;&lt;Cite&gt;&lt;Author&gt;Maffulli&lt;/Author&gt;&lt;Year&gt;2018&lt;/Year&gt;&lt;RecNum&gt;237&lt;/RecNum&gt;&lt;IDText&gt;Achilles insertional tendinopathy: state of the art&lt;/IDText&gt;&lt;DisplayText&gt;[11]&lt;/DisplayText&gt;&lt;record&gt;&lt;rec-number&gt;237&lt;/rec-number&gt;&lt;foreign-keys&gt;&lt;key app="EN" db-id="rp0zvvavyzae2qe2df4xa0wss00zaexds5ep" timestamp="1712041552" guid="b66da965-00e4-4fe7-97f0-05b33ca33e08"&gt;237&lt;/key&gt;&lt;/foreign-keys&gt;&lt;ref-type name="Journal Article"&gt;17&lt;/ref-type&gt;&lt;contributors&gt;&lt;authors&gt;&lt;author&gt;Maffulli, Nicola&lt;/author&gt;&lt;author&gt;Saxena, Amol&lt;/author&gt;&lt;author&gt;Wagner, Emilio&lt;/author&gt;&lt;author&gt;Torre, Guglielmo&lt;/author&gt;&lt;/authors&gt;&lt;/contributors&gt;&lt;titles&gt;&lt;title&gt;Achilles insertional tendinopathy: state of the art&lt;/title&gt;&lt;secondary-title&gt;Journal of ISAKOS&lt;/secondary-title&gt;&lt;/titles&gt;&lt;periodical&gt;&lt;full-title&gt;Journal of ISAKOS&lt;/full-title&gt;&lt;/periodical&gt;&lt;pages&gt;48 - 57&lt;/pages&gt;&lt;volume&gt;4&lt;/volume&gt;&lt;dates&gt;&lt;year&gt;2018&lt;/year&gt;&lt;/dates&gt;&lt;urls&gt;&lt;/urls&gt;&lt;/record&gt;&lt;/Cite&gt;&lt;/EndNote&gt;</w:delInstrText>
        </w:r>
        <w:r w:rsidR="009453F5" w:rsidRPr="00E130C1" w:rsidDel="009F7A23">
          <w:rPr>
            <w:rFonts w:ascii="Arial" w:hAnsi="Arial" w:cs="Arial"/>
          </w:rPr>
          <w:fldChar w:fldCharType="separate"/>
        </w:r>
        <w:r w:rsidR="009453F5" w:rsidRPr="00E130C1" w:rsidDel="009F7A23">
          <w:rPr>
            <w:rFonts w:ascii="Arial" w:hAnsi="Arial" w:cs="Arial"/>
            <w:noProof/>
          </w:rPr>
          <w:delText>[11]</w:delText>
        </w:r>
        <w:r w:rsidR="009453F5" w:rsidRPr="00E130C1" w:rsidDel="009F7A23">
          <w:rPr>
            <w:rFonts w:ascii="Arial" w:hAnsi="Arial" w:cs="Arial"/>
          </w:rPr>
          <w:fldChar w:fldCharType="end"/>
        </w:r>
        <w:r w:rsidR="009453F5" w:rsidRPr="00E130C1" w:rsidDel="009F7A23">
          <w:rPr>
            <w:rFonts w:ascii="Arial" w:hAnsi="Arial" w:cs="Arial"/>
          </w:rPr>
          <w:delText>.</w:delText>
        </w:r>
        <w:r w:rsidR="00466967" w:rsidRPr="00E130C1" w:rsidDel="009F7A23">
          <w:rPr>
            <w:rFonts w:ascii="Arial" w:hAnsi="Arial" w:cs="Arial"/>
          </w:rPr>
          <w:delText xml:space="preserve"> Those studies</w:delText>
        </w:r>
        <w:r w:rsidR="00466967" w:rsidRPr="00E130C1" w:rsidDel="009F7A23">
          <w:rPr>
            <w:rStyle w:val="normaltextrun"/>
            <w:rFonts w:ascii="Arial" w:hAnsi="Arial" w:cs="Arial"/>
          </w:rPr>
          <w:delText xml:space="preserve"> demonstrated that the Zadek osteotomy can reduce the length of the calcaneus and sometimes elevates the point of insertion of the Achilles tendon</w:delText>
        </w:r>
        <w:r w:rsidR="007C54EC" w:rsidRPr="00E130C1" w:rsidDel="009F7A23">
          <w:rPr>
            <w:rStyle w:val="normaltextrun"/>
            <w:rFonts w:ascii="Arial" w:hAnsi="Arial" w:cs="Arial"/>
          </w:rPr>
          <w:delText xml:space="preserve"> depending on where to place the apex of the osteotomy</w:delText>
        </w:r>
        <w:r w:rsidR="00466967" w:rsidRPr="00E130C1" w:rsidDel="009F7A23">
          <w:rPr>
            <w:rStyle w:val="normaltextrun"/>
            <w:rFonts w:ascii="Arial" w:hAnsi="Arial" w:cs="Arial"/>
          </w:rPr>
          <w:delText>, thereby changing the biomechanical loading at the tendon insertion</w:delText>
        </w:r>
        <w:r w:rsidR="00466967" w:rsidRPr="00E130C1" w:rsidDel="009F7A23">
          <w:rPr>
            <w:rFonts w:ascii="Arial" w:hAnsi="Arial" w:cs="Arial"/>
          </w:rPr>
          <w:delText xml:space="preserve"> </w:delText>
        </w:r>
        <w:r w:rsidR="00466967" w:rsidRPr="00E130C1" w:rsidDel="009F7A23">
          <w:rPr>
            <w:rFonts w:ascii="Arial" w:hAnsi="Arial" w:cs="Arial"/>
          </w:rPr>
          <w:fldChar w:fldCharType="begin">
            <w:fldData xml:space="preserve">PEVuZE5vdGU+PENpdGU+PEF1dGhvcj5HZW9yZ2lhbm5vczwvQXV0aG9yPjxZZWFyPjIwMTc8L1ll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</w:fldData>
          </w:fldChar>
        </w:r>
        <w:r w:rsidR="00466967" w:rsidRPr="00E130C1" w:rsidDel="009F7A23">
          <w:rPr>
            <w:rFonts w:ascii="Arial" w:hAnsi="Arial" w:cs="Arial"/>
          </w:rPr>
          <w:delInstrText xml:space="preserve"> ADDIN EN.CITE </w:delInstrText>
        </w:r>
        <w:r w:rsidR="00466967" w:rsidRPr="00E130C1" w:rsidDel="009F7A23">
          <w:rPr>
            <w:rFonts w:ascii="Arial" w:hAnsi="Arial" w:cs="Arial"/>
          </w:rPr>
          <w:fldChar w:fldCharType="begin">
            <w:fldData xml:space="preserve">PEVuZE5vdGU+PENpdGU+PEF1dGhvcj5HZW9yZ2lhbm5vczwvQXV0aG9yPjxZZWFyPjIwMTc8L1ll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</w:fldData>
          </w:fldChar>
        </w:r>
        <w:r w:rsidR="00466967" w:rsidRPr="00E130C1" w:rsidDel="009F7A23">
          <w:rPr>
            <w:rFonts w:ascii="Arial" w:hAnsi="Arial" w:cs="Arial"/>
          </w:rPr>
          <w:delInstrText xml:space="preserve"> ADDIN EN.CITE.DATA </w:delInstrText>
        </w:r>
        <w:r w:rsidR="00466967" w:rsidRPr="00E130C1" w:rsidDel="009F7A23">
          <w:rPr>
            <w:rFonts w:ascii="Arial" w:hAnsi="Arial" w:cs="Arial"/>
          </w:rPr>
        </w:r>
        <w:r w:rsidR="00466967" w:rsidRPr="00E130C1" w:rsidDel="009F7A23">
          <w:rPr>
            <w:rFonts w:ascii="Arial" w:hAnsi="Arial" w:cs="Arial"/>
          </w:rPr>
          <w:fldChar w:fldCharType="end"/>
        </w:r>
        <w:r w:rsidR="00466967" w:rsidRPr="00E130C1" w:rsidDel="009F7A23">
          <w:rPr>
            <w:rFonts w:ascii="Arial" w:hAnsi="Arial" w:cs="Arial"/>
          </w:rPr>
        </w:r>
        <w:r w:rsidR="00466967" w:rsidRPr="00E130C1" w:rsidDel="009F7A23">
          <w:rPr>
            <w:rFonts w:ascii="Arial" w:hAnsi="Arial" w:cs="Arial"/>
          </w:rPr>
          <w:fldChar w:fldCharType="separate"/>
        </w:r>
        <w:r w:rsidR="00466967" w:rsidRPr="00E130C1" w:rsidDel="009F7A23">
          <w:rPr>
            <w:rFonts w:ascii="Arial" w:hAnsi="Arial" w:cs="Arial"/>
            <w:noProof/>
          </w:rPr>
          <w:delText>[19-21]</w:delText>
        </w:r>
        <w:r w:rsidR="00466967" w:rsidRPr="00E130C1" w:rsidDel="009F7A23">
          <w:rPr>
            <w:rFonts w:ascii="Arial" w:hAnsi="Arial" w:cs="Arial"/>
          </w:rPr>
          <w:fldChar w:fldCharType="end"/>
        </w:r>
        <w:r w:rsidR="00466967" w:rsidRPr="00E130C1" w:rsidDel="009F7A23">
          <w:rPr>
            <w:rFonts w:ascii="Arial" w:hAnsi="Arial" w:cs="Arial"/>
          </w:rPr>
          <w:delText>.</w:delText>
        </w:r>
        <w:r w:rsidRPr="00E130C1" w:rsidDel="009F7A23">
          <w:rPr>
            <w:rFonts w:ascii="Arial" w:hAnsi="Arial" w:cs="Arial"/>
          </w:rPr>
          <w:delText xml:space="preserve"> </w:delText>
        </w:r>
      </w:del>
    </w:p>
    <w:p w14:paraId="629694B0" w14:textId="351AA604" w:rsidR="001E320D" w:rsidRPr="00E130C1" w:rsidDel="009F7A23" w:rsidRDefault="001E320D" w:rsidP="009F7A23">
      <w:pPr>
        <w:rPr>
          <w:del w:id="81" w:author="Gu, Wanjun" w:date="2024-06-18T11:08:00Z"/>
          <w:rFonts w:ascii="Arial" w:hAnsi="Arial" w:cs="Arial"/>
          <w:color w:val="000000" w:themeColor="text1"/>
        </w:rPr>
        <w:pPrChange w:id="82" w:author="Gu, Wanjun" w:date="2024-06-18T11:08:00Z">
          <w:pPr>
            <w:jc w:val="both"/>
          </w:pPr>
        </w:pPrChange>
      </w:pPr>
      <w:del w:id="83" w:author="Gu, Wanjun" w:date="2024-06-18T11:08:00Z">
        <w:r w:rsidRPr="00E130C1" w:rsidDel="009F7A23">
          <w:rPr>
            <w:rFonts w:ascii="Arial" w:hAnsi="Arial" w:cs="Arial"/>
            <w:color w:val="000000" w:themeColor="text1"/>
          </w:rPr>
          <w:delText>Although the use of Zadek osteotomy for IAT is growing in popularity</w:delText>
        </w:r>
        <w:r w:rsidR="009453F5" w:rsidRPr="00E130C1" w:rsidDel="009F7A23">
          <w:rPr>
            <w:rFonts w:ascii="Arial" w:hAnsi="Arial" w:cs="Arial"/>
            <w:color w:val="000000" w:themeColor="text1"/>
          </w:rPr>
          <w:delText xml:space="preserve">, </w:delText>
        </w:r>
        <w:r w:rsidRPr="00E130C1" w:rsidDel="009F7A23">
          <w:rPr>
            <w:rFonts w:ascii="Arial" w:eastAsiaTheme="minorHAnsi" w:hAnsi="Arial" w:cs="Arial"/>
            <w:color w:val="000000"/>
          </w:rPr>
          <w:delText xml:space="preserve">there is no agreement on the size of the wedge resection and the location or apex of the osteotomy. Moreover, there is no study on the design of the osteotomy according to the severity of the IAT. </w:delText>
        </w:r>
        <w:r w:rsidR="00C11183" w:rsidRPr="00E130C1" w:rsidDel="009F7A23">
          <w:rPr>
            <w:rFonts w:ascii="Arial" w:eastAsiaTheme="minorHAnsi" w:hAnsi="Arial" w:cs="Arial"/>
            <w:color w:val="000000"/>
          </w:rPr>
          <w:delText>This</w:delText>
        </w:r>
        <w:r w:rsidRPr="00E130C1" w:rsidDel="009F7A23">
          <w:rPr>
            <w:rFonts w:ascii="Arial" w:eastAsiaTheme="minorHAnsi" w:hAnsi="Arial" w:cs="Arial"/>
            <w:color w:val="000000"/>
          </w:rPr>
          <w:delText xml:space="preserve"> study </w:delText>
        </w:r>
        <w:r w:rsidR="00DA4324" w:rsidRPr="00E130C1" w:rsidDel="009F7A23">
          <w:rPr>
            <w:rFonts w:ascii="Arial" w:eastAsiaTheme="minorHAnsi" w:hAnsi="Arial" w:cs="Arial"/>
            <w:color w:val="000000"/>
          </w:rPr>
          <w:delText>investigated the</w:delText>
        </w:r>
        <w:r w:rsidRPr="00E130C1" w:rsidDel="009F7A23">
          <w:rPr>
            <w:rFonts w:ascii="Arial" w:hAnsi="Arial" w:cs="Arial"/>
            <w:color w:val="000000" w:themeColor="text1"/>
          </w:rPr>
          <w:delText xml:space="preserve"> morphology of the</w:delText>
        </w:r>
        <w:r w:rsidR="00671D0C" w:rsidRPr="00E130C1" w:rsidDel="009F7A23">
          <w:rPr>
            <w:rFonts w:ascii="Arial" w:hAnsi="Arial" w:cs="Arial"/>
            <w:color w:val="000000" w:themeColor="text1"/>
          </w:rPr>
          <w:delText xml:space="preserve"> </w:delText>
        </w:r>
        <w:r w:rsidR="00DA4324" w:rsidRPr="00E130C1" w:rsidDel="009F7A23">
          <w:rPr>
            <w:rFonts w:ascii="Arial" w:hAnsi="Arial" w:cs="Arial"/>
            <w:color w:val="000000" w:themeColor="text1"/>
          </w:rPr>
          <w:delText xml:space="preserve"> </w:delText>
        </w:r>
        <w:r w:rsidRPr="00E130C1" w:rsidDel="009F7A23">
          <w:rPr>
            <w:rFonts w:ascii="Arial" w:hAnsi="Arial" w:cs="Arial"/>
            <w:color w:val="000000" w:themeColor="text1"/>
          </w:rPr>
          <w:delText xml:space="preserve">calcaneal tuberosity in </w:delText>
        </w:r>
        <w:r w:rsidR="00072A2C" w:rsidRPr="00E130C1" w:rsidDel="009F7A23">
          <w:rPr>
            <w:rFonts w:ascii="Arial" w:hAnsi="Arial" w:cs="Arial"/>
            <w:color w:val="000000" w:themeColor="text1"/>
          </w:rPr>
          <w:delText>normal controls and patients with</w:delText>
        </w:r>
        <w:r w:rsidRPr="00E130C1" w:rsidDel="009F7A23">
          <w:rPr>
            <w:rFonts w:ascii="Arial" w:hAnsi="Arial" w:cs="Arial"/>
            <w:color w:val="000000" w:themeColor="text1"/>
          </w:rPr>
          <w:delText xml:space="preserve"> </w:delText>
        </w:r>
      </w:del>
      <w:del w:id="84" w:author="Gu, Wanjun" w:date="2024-06-18T10:58:00Z">
        <w:r w:rsidRPr="00E130C1" w:rsidDel="00E130C1">
          <w:rPr>
            <w:rFonts w:ascii="Arial" w:hAnsi="Arial" w:cs="Arial"/>
            <w:color w:val="000000" w:themeColor="text1"/>
          </w:rPr>
          <w:delText>IAT</w:delText>
        </w:r>
        <w:r w:rsidR="008324F1" w:rsidRPr="00E130C1" w:rsidDel="00E130C1">
          <w:rPr>
            <w:rFonts w:ascii="Arial" w:hAnsi="Arial" w:cs="Arial"/>
            <w:color w:val="000000" w:themeColor="text1"/>
          </w:rPr>
          <w:delText>, and</w:delText>
        </w:r>
      </w:del>
      <w:del w:id="85" w:author="Gu, Wanjun" w:date="2024-06-18T11:08:00Z">
        <w:r w:rsidR="008324F1" w:rsidRPr="00E130C1" w:rsidDel="009F7A23">
          <w:rPr>
            <w:rFonts w:ascii="Arial" w:hAnsi="Arial" w:cs="Arial"/>
            <w:color w:val="000000" w:themeColor="text1"/>
          </w:rPr>
          <w:delText xml:space="preserve"> introduced</w:delText>
        </w:r>
        <w:r w:rsidR="00827237" w:rsidRPr="00E130C1" w:rsidDel="009F7A23">
          <w:rPr>
            <w:rFonts w:ascii="Arial" w:hAnsi="Arial" w:cs="Arial"/>
            <w:color w:val="000000" w:themeColor="text1"/>
          </w:rPr>
          <w:delText xml:space="preserve"> </w:delText>
        </w:r>
        <w:r w:rsidRPr="00E130C1" w:rsidDel="009F7A23">
          <w:rPr>
            <w:rFonts w:ascii="Arial" w:hAnsi="Arial" w:cs="Arial"/>
            <w:color w:val="000000" w:themeColor="text1"/>
          </w:rPr>
          <w:delText xml:space="preserve">a novel angular measurement of the enlarged tuberosity </w:delText>
        </w:r>
        <w:r w:rsidR="005B09ED" w:rsidRPr="00E130C1" w:rsidDel="009F7A23">
          <w:rPr>
            <w:rFonts w:ascii="Arial" w:hAnsi="Arial" w:cs="Arial"/>
            <w:color w:val="000000" w:themeColor="text1"/>
          </w:rPr>
          <w:delText xml:space="preserve">in IAT </w:delText>
        </w:r>
        <w:r w:rsidR="007C54EC" w:rsidRPr="00E130C1" w:rsidDel="009F7A23">
          <w:rPr>
            <w:rFonts w:ascii="Arial" w:hAnsi="Arial" w:cs="Arial"/>
            <w:color w:val="000000" w:themeColor="text1"/>
          </w:rPr>
          <w:delText xml:space="preserve">with the goal </w:delText>
        </w:r>
        <w:r w:rsidRPr="00E130C1" w:rsidDel="009F7A23">
          <w:rPr>
            <w:rFonts w:ascii="Arial" w:hAnsi="Arial" w:cs="Arial"/>
            <w:color w:val="000000" w:themeColor="text1"/>
          </w:rPr>
          <w:delText xml:space="preserve">to individualize the </w:delText>
        </w:r>
        <w:r w:rsidR="00267D32" w:rsidRPr="00E130C1" w:rsidDel="009F7A23">
          <w:rPr>
            <w:rFonts w:ascii="Arial" w:hAnsi="Arial" w:cs="Arial"/>
            <w:color w:val="000000" w:themeColor="text1"/>
          </w:rPr>
          <w:delText xml:space="preserve">design </w:delText>
        </w:r>
        <w:r w:rsidRPr="00E130C1" w:rsidDel="009F7A23">
          <w:rPr>
            <w:rFonts w:ascii="Arial" w:hAnsi="Arial" w:cs="Arial"/>
            <w:color w:val="000000" w:themeColor="text1"/>
          </w:rPr>
          <w:delText>of the Zadek osteotomy</w:delText>
        </w:r>
        <w:r w:rsidR="00267D32" w:rsidRPr="00E130C1" w:rsidDel="009F7A23">
          <w:rPr>
            <w:rFonts w:ascii="Arial" w:hAnsi="Arial" w:cs="Arial"/>
            <w:color w:val="000000" w:themeColor="text1"/>
          </w:rPr>
          <w:delText xml:space="preserve">. </w:delText>
        </w:r>
      </w:del>
    </w:p>
    <w:p w14:paraId="55AF0F90" w14:textId="254DDA04" w:rsidR="00111A4B" w:rsidRPr="00E130C1" w:rsidDel="009F7A23" w:rsidRDefault="00111A4B" w:rsidP="009F7A23">
      <w:pPr>
        <w:rPr>
          <w:del w:id="86" w:author="Gu, Wanjun" w:date="2024-06-18T11:08:00Z"/>
          <w:rFonts w:ascii="Arial" w:hAnsi="Arial" w:cs="Arial"/>
          <w:strike/>
        </w:rPr>
        <w:pPrChange w:id="87" w:author="Gu, Wanjun" w:date="2024-06-18T11:08:00Z">
          <w:pPr/>
        </w:pPrChange>
      </w:pPr>
      <w:del w:id="88" w:author="Gu, Wanjun" w:date="2024-06-18T11:08:00Z">
        <w:r w:rsidRPr="00E130C1" w:rsidDel="009F7A23">
          <w:rPr>
            <w:rFonts w:ascii="Arial" w:hAnsi="Arial" w:cs="Arial"/>
            <w:strike/>
          </w:rPr>
          <w:br w:type="page"/>
        </w:r>
      </w:del>
    </w:p>
    <w:p w14:paraId="49F10855" w14:textId="72647EA2" w:rsidR="00A67EBB" w:rsidRPr="00E130C1" w:rsidDel="009F7A23" w:rsidRDefault="004632AF" w:rsidP="009F7A23">
      <w:pPr>
        <w:rPr>
          <w:del w:id="89" w:author="Gu, Wanjun" w:date="2024-06-18T11:08:00Z"/>
          <w:rFonts w:ascii="Arial" w:hAnsi="Arial" w:cs="Arial"/>
          <w:b/>
          <w:bCs/>
          <w:color w:val="000000" w:themeColor="text1"/>
        </w:rPr>
        <w:pPrChange w:id="90" w:author="Gu, Wanjun" w:date="2024-06-18T11:08:00Z">
          <w:pPr>
            <w:jc w:val="both"/>
          </w:pPr>
        </w:pPrChange>
      </w:pPr>
      <w:del w:id="91" w:author="Gu, Wanjun" w:date="2024-06-18T11:08:00Z">
        <w:r w:rsidRPr="00E130C1" w:rsidDel="009F7A23">
          <w:rPr>
            <w:rFonts w:ascii="Arial" w:hAnsi="Arial" w:cs="Arial"/>
            <w:b/>
            <w:bCs/>
            <w:color w:val="000000" w:themeColor="text1"/>
          </w:rPr>
          <w:delText>M</w:delText>
        </w:r>
        <w:r w:rsidR="008D0BD9" w:rsidRPr="00E130C1" w:rsidDel="009F7A23">
          <w:rPr>
            <w:rFonts w:ascii="Arial" w:hAnsi="Arial" w:cs="Arial"/>
            <w:b/>
            <w:bCs/>
            <w:color w:val="000000" w:themeColor="text1"/>
          </w:rPr>
          <w:delText>aterial and M</w:delText>
        </w:r>
        <w:r w:rsidRPr="00E130C1" w:rsidDel="009F7A23">
          <w:rPr>
            <w:rFonts w:ascii="Arial" w:hAnsi="Arial" w:cs="Arial"/>
            <w:b/>
            <w:bCs/>
            <w:color w:val="000000" w:themeColor="text1"/>
          </w:rPr>
          <w:delText>ethods</w:delText>
        </w:r>
      </w:del>
    </w:p>
    <w:p w14:paraId="5011EFC7" w14:textId="145B07D0" w:rsidR="00111A4B" w:rsidRPr="00E130C1" w:rsidDel="009F7A23" w:rsidRDefault="00111A4B" w:rsidP="009F7A23">
      <w:pPr>
        <w:rPr>
          <w:del w:id="92" w:author="Gu, Wanjun" w:date="2024-06-18T11:08:00Z"/>
          <w:rFonts w:ascii="Arial" w:hAnsi="Arial" w:cs="Arial"/>
          <w:color w:val="000000" w:themeColor="text1"/>
        </w:rPr>
        <w:pPrChange w:id="93" w:author="Gu, Wanjun" w:date="2024-06-18T11:08:00Z">
          <w:pPr>
            <w:jc w:val="both"/>
          </w:pPr>
        </w:pPrChange>
      </w:pPr>
    </w:p>
    <w:p w14:paraId="60EB29EE" w14:textId="66290E63" w:rsidR="00111A4B" w:rsidRPr="00E130C1" w:rsidDel="009F7A23" w:rsidRDefault="00111A4B" w:rsidP="009F7A23">
      <w:pPr>
        <w:rPr>
          <w:del w:id="94" w:author="Gu, Wanjun" w:date="2024-06-18T11:08:00Z"/>
          <w:rFonts w:ascii="Arial" w:hAnsi="Arial" w:cs="Arial"/>
          <w:b/>
          <w:bCs/>
          <w:color w:val="000000" w:themeColor="text1"/>
          <w:u w:val="single"/>
        </w:rPr>
        <w:pPrChange w:id="95" w:author="Gu, Wanjun" w:date="2024-06-18T11:08:00Z">
          <w:pPr>
            <w:jc w:val="both"/>
          </w:pPr>
        </w:pPrChange>
      </w:pPr>
      <w:del w:id="96" w:author="Gu, Wanjun" w:date="2024-06-18T11:08:00Z">
        <w:r w:rsidRPr="00E130C1" w:rsidDel="009F7A23">
          <w:rPr>
            <w:rFonts w:ascii="Arial" w:hAnsi="Arial" w:cs="Arial"/>
            <w:b/>
            <w:bCs/>
            <w:color w:val="000000" w:themeColor="text1"/>
            <w:u w:val="single"/>
          </w:rPr>
          <w:delText>Selection of study samples</w:delText>
        </w:r>
      </w:del>
    </w:p>
    <w:p w14:paraId="045C0F72" w14:textId="5C140F41" w:rsidR="0088084F" w:rsidRPr="00E130C1" w:rsidDel="009F7A23" w:rsidRDefault="00CB5C8B" w:rsidP="009F7A23">
      <w:pPr>
        <w:rPr>
          <w:del w:id="97" w:author="Gu, Wanjun" w:date="2024-06-18T11:08:00Z"/>
          <w:rFonts w:ascii="Arial" w:hAnsi="Arial" w:cs="Arial"/>
          <w:color w:val="000000" w:themeColor="text1"/>
        </w:rPr>
        <w:pPrChange w:id="98" w:author="Gu, Wanjun" w:date="2024-06-18T11:08:00Z">
          <w:pPr>
            <w:jc w:val="both"/>
          </w:pPr>
        </w:pPrChange>
      </w:pPr>
      <w:del w:id="99" w:author="Gu, Wanjun" w:date="2024-06-18T11:08:00Z">
        <w:r w:rsidRPr="00E130C1" w:rsidDel="009F7A23">
          <w:rPr>
            <w:rFonts w:ascii="Arial" w:hAnsi="Arial" w:cs="Arial"/>
            <w:color w:val="000000" w:themeColor="text1"/>
          </w:rPr>
          <w:delText>40</w:delText>
        </w:r>
        <w:r w:rsidR="00453CA1" w:rsidRPr="00E130C1" w:rsidDel="009F7A23">
          <w:rPr>
            <w:rFonts w:ascii="Arial" w:hAnsi="Arial" w:cs="Arial"/>
            <w:color w:val="000000" w:themeColor="text1"/>
          </w:rPr>
          <w:delText xml:space="preserve"> </w:delText>
        </w:r>
        <w:r w:rsidR="00E130C1" w:rsidDel="009F7A23">
          <w:rPr>
            <w:rFonts w:ascii="Arial" w:hAnsi="Arial" w:cs="Arial"/>
            <w:color w:val="000000" w:themeColor="text1"/>
          </w:rPr>
          <w:delText>l</w:delText>
        </w:r>
        <w:r w:rsidR="00A67EBB" w:rsidRPr="00E130C1" w:rsidDel="009F7A23">
          <w:rPr>
            <w:rFonts w:ascii="Arial" w:hAnsi="Arial" w:cs="Arial"/>
            <w:color w:val="000000" w:themeColor="text1"/>
          </w:rPr>
          <w:delText xml:space="preserve">ateral weightbearing </w:delText>
        </w:r>
        <w:r w:rsidR="00EA1E12" w:rsidRPr="00E130C1" w:rsidDel="009F7A23">
          <w:rPr>
            <w:rFonts w:ascii="Arial" w:hAnsi="Arial" w:cs="Arial"/>
            <w:color w:val="000000" w:themeColor="text1"/>
          </w:rPr>
          <w:delText>X</w:delText>
        </w:r>
        <w:r w:rsidR="00894E36" w:rsidRPr="00E130C1" w:rsidDel="009F7A23">
          <w:rPr>
            <w:rFonts w:ascii="Arial" w:hAnsi="Arial" w:cs="Arial"/>
            <w:color w:val="000000" w:themeColor="text1"/>
          </w:rPr>
          <w:delText>-ray</w:delText>
        </w:r>
        <w:r w:rsidR="00A01B2C" w:rsidRPr="00E130C1" w:rsidDel="009F7A23">
          <w:rPr>
            <w:rFonts w:ascii="Arial" w:hAnsi="Arial" w:cs="Arial"/>
            <w:color w:val="000000" w:themeColor="text1"/>
          </w:rPr>
          <w:delText xml:space="preserve"> images</w:delText>
        </w:r>
        <w:r w:rsidR="00453CA1" w:rsidRPr="00E130C1" w:rsidDel="009F7A23">
          <w:rPr>
            <w:rFonts w:ascii="Arial" w:hAnsi="Arial" w:cs="Arial"/>
            <w:color w:val="000000" w:themeColor="text1"/>
          </w:rPr>
          <w:delText xml:space="preserve"> </w:delText>
        </w:r>
        <w:r w:rsidR="00A67EBB" w:rsidRPr="00E130C1" w:rsidDel="009F7A23">
          <w:rPr>
            <w:rFonts w:ascii="Arial" w:hAnsi="Arial" w:cs="Arial"/>
            <w:color w:val="000000" w:themeColor="text1"/>
          </w:rPr>
          <w:delText xml:space="preserve">of feet without IAT </w:delText>
        </w:r>
        <w:r w:rsidR="00A01B2C" w:rsidRPr="00E130C1" w:rsidDel="009F7A23">
          <w:rPr>
            <w:rFonts w:ascii="Arial" w:hAnsi="Arial" w:cs="Arial"/>
            <w:color w:val="000000" w:themeColor="text1"/>
          </w:rPr>
          <w:delText>n</w:delText>
        </w:r>
        <w:r w:rsidR="002B451B" w:rsidRPr="00E130C1" w:rsidDel="009F7A23">
          <w:rPr>
            <w:rFonts w:ascii="Arial" w:hAnsi="Arial" w:cs="Arial"/>
            <w:color w:val="000000" w:themeColor="text1"/>
          </w:rPr>
          <w:delText xml:space="preserve">or other </w:delText>
        </w:r>
        <w:r w:rsidR="009100B8" w:rsidRPr="00E130C1" w:rsidDel="009F7A23">
          <w:rPr>
            <w:rFonts w:ascii="Arial" w:hAnsi="Arial" w:cs="Arial"/>
            <w:color w:val="000000" w:themeColor="text1"/>
          </w:rPr>
          <w:delText>Achilles</w:delText>
        </w:r>
        <w:r w:rsidR="002B451B" w:rsidRPr="00E130C1" w:rsidDel="009F7A23">
          <w:rPr>
            <w:rFonts w:ascii="Arial" w:hAnsi="Arial" w:cs="Arial"/>
            <w:color w:val="000000" w:themeColor="text1"/>
          </w:rPr>
          <w:delText xml:space="preserve"> deformit</w:delText>
        </w:r>
        <w:r w:rsidR="006E56F8" w:rsidRPr="00E130C1" w:rsidDel="009F7A23">
          <w:rPr>
            <w:rFonts w:ascii="Arial" w:hAnsi="Arial" w:cs="Arial"/>
            <w:color w:val="000000" w:themeColor="text1"/>
          </w:rPr>
          <w:delText>ies</w:delText>
        </w:r>
        <w:r w:rsidR="002B451B" w:rsidRPr="00E130C1" w:rsidDel="009F7A23">
          <w:rPr>
            <w:rFonts w:ascii="Arial" w:hAnsi="Arial" w:cs="Arial"/>
            <w:color w:val="000000" w:themeColor="text1"/>
          </w:rPr>
          <w:delText xml:space="preserve"> </w:delText>
        </w:r>
        <w:r w:rsidR="00A67EBB" w:rsidRPr="00E130C1" w:rsidDel="009F7A23">
          <w:rPr>
            <w:rFonts w:ascii="Arial" w:hAnsi="Arial" w:cs="Arial"/>
            <w:color w:val="000000" w:themeColor="text1"/>
          </w:rPr>
          <w:delText xml:space="preserve">were </w:delText>
        </w:r>
        <w:r w:rsidR="003A4333" w:rsidRPr="00E130C1" w:rsidDel="009F7A23">
          <w:rPr>
            <w:rFonts w:ascii="Arial" w:hAnsi="Arial" w:cs="Arial"/>
            <w:color w:val="000000" w:themeColor="text1"/>
          </w:rPr>
          <w:delText xml:space="preserve">included </w:delText>
        </w:r>
        <w:r w:rsidR="00E77AC7" w:rsidRPr="00E130C1" w:rsidDel="009F7A23">
          <w:rPr>
            <w:rFonts w:ascii="Arial" w:hAnsi="Arial" w:cs="Arial"/>
            <w:color w:val="000000" w:themeColor="text1"/>
          </w:rPr>
          <w:delText>as</w:delText>
        </w:r>
        <w:r w:rsidR="003A4333" w:rsidRPr="00E130C1" w:rsidDel="009F7A23">
          <w:rPr>
            <w:rFonts w:ascii="Arial" w:hAnsi="Arial" w:cs="Arial"/>
            <w:color w:val="000000" w:themeColor="text1"/>
          </w:rPr>
          <w:delText xml:space="preserve"> </w:delText>
        </w:r>
        <w:r w:rsidR="00173AD1" w:rsidRPr="00E130C1" w:rsidDel="009F7A23">
          <w:rPr>
            <w:rFonts w:ascii="Arial" w:hAnsi="Arial" w:cs="Arial"/>
            <w:color w:val="000000" w:themeColor="text1"/>
          </w:rPr>
          <w:delText xml:space="preserve">the </w:delText>
        </w:r>
        <w:r w:rsidR="003A4333" w:rsidRPr="00E130C1" w:rsidDel="009F7A23">
          <w:rPr>
            <w:rFonts w:ascii="Arial" w:hAnsi="Arial" w:cs="Arial"/>
            <w:color w:val="000000" w:themeColor="text1"/>
          </w:rPr>
          <w:delText>control group</w:delText>
        </w:r>
        <w:r w:rsidR="002B451B" w:rsidRPr="00E130C1" w:rsidDel="009F7A23">
          <w:rPr>
            <w:rFonts w:ascii="Arial" w:hAnsi="Arial" w:cs="Arial"/>
            <w:color w:val="000000" w:themeColor="text1"/>
          </w:rPr>
          <w:delText xml:space="preserve"> </w:delText>
        </w:r>
        <w:r w:rsidR="00E67B79" w:rsidRPr="00E130C1" w:rsidDel="009F7A23">
          <w:rPr>
            <w:rFonts w:ascii="Arial" w:hAnsi="Arial" w:cs="Arial"/>
            <w:color w:val="000000" w:themeColor="text1"/>
          </w:rPr>
          <w:delText xml:space="preserve">to study the normal morphology of the </w:delText>
        </w:r>
        <w:r w:rsidR="00671D0C" w:rsidRPr="00E130C1" w:rsidDel="009F7A23">
          <w:rPr>
            <w:rFonts w:ascii="Arial" w:hAnsi="Arial" w:cs="Arial"/>
            <w:color w:val="000000" w:themeColor="text1"/>
          </w:rPr>
          <w:delText xml:space="preserve">calcaneal </w:delText>
        </w:r>
        <w:r w:rsidR="00E67B79" w:rsidRPr="00E130C1" w:rsidDel="009F7A23">
          <w:rPr>
            <w:rFonts w:ascii="Arial" w:hAnsi="Arial" w:cs="Arial"/>
            <w:color w:val="000000" w:themeColor="text1"/>
          </w:rPr>
          <w:delText>tuberosity of the calcaneu</w:delText>
        </w:r>
        <w:r w:rsidR="00827237" w:rsidRPr="00E130C1" w:rsidDel="009F7A23">
          <w:rPr>
            <w:rFonts w:ascii="Arial" w:hAnsi="Arial" w:cs="Arial"/>
            <w:color w:val="000000" w:themeColor="text1"/>
          </w:rPr>
          <w:delText>s</w:delText>
        </w:r>
        <w:r w:rsidR="00A67EBB" w:rsidRPr="00E130C1" w:rsidDel="009F7A23">
          <w:rPr>
            <w:rFonts w:ascii="Arial" w:hAnsi="Arial" w:cs="Arial"/>
            <w:color w:val="000000" w:themeColor="text1"/>
          </w:rPr>
          <w:delText xml:space="preserve">. </w:delText>
        </w:r>
        <w:r w:rsidR="00E77AC7" w:rsidRPr="00E130C1" w:rsidDel="009F7A23">
          <w:rPr>
            <w:rFonts w:ascii="Arial" w:hAnsi="Arial" w:cs="Arial"/>
            <w:color w:val="000000" w:themeColor="text1"/>
          </w:rPr>
          <w:delText xml:space="preserve">Another </w:delText>
        </w:r>
        <w:r w:rsidR="006920E4" w:rsidRPr="00E130C1" w:rsidDel="009F7A23">
          <w:rPr>
            <w:rFonts w:ascii="Arial" w:hAnsi="Arial" w:cs="Arial"/>
            <w:color w:val="000000" w:themeColor="text1"/>
          </w:rPr>
          <w:delText>40</w:delText>
        </w:r>
        <w:r w:rsidR="00F914D5" w:rsidRPr="00E130C1" w:rsidDel="009F7A23">
          <w:rPr>
            <w:rFonts w:ascii="Arial" w:hAnsi="Arial" w:cs="Arial"/>
            <w:color w:val="000000" w:themeColor="text1"/>
          </w:rPr>
          <w:delText xml:space="preserve"> lateral weightbearing X</w:delText>
        </w:r>
        <w:r w:rsidR="00894E36" w:rsidRPr="00E130C1" w:rsidDel="009F7A23">
          <w:rPr>
            <w:rFonts w:ascii="Arial" w:hAnsi="Arial" w:cs="Arial"/>
            <w:color w:val="000000" w:themeColor="text1"/>
          </w:rPr>
          <w:delText>-ray</w:delText>
        </w:r>
        <w:r w:rsidR="00A01B2C" w:rsidRPr="00E130C1" w:rsidDel="009F7A23">
          <w:rPr>
            <w:rFonts w:ascii="Arial" w:hAnsi="Arial" w:cs="Arial"/>
            <w:color w:val="000000" w:themeColor="text1"/>
          </w:rPr>
          <w:delText xml:space="preserve"> </w:delText>
        </w:r>
        <w:r w:rsidR="00E130C1" w:rsidRPr="00E130C1" w:rsidDel="009F7A23">
          <w:rPr>
            <w:rFonts w:ascii="Arial" w:hAnsi="Arial" w:cs="Arial"/>
            <w:color w:val="000000" w:themeColor="text1"/>
          </w:rPr>
          <w:delText>images</w:delText>
        </w:r>
        <w:r w:rsidR="00F914D5" w:rsidRPr="00E130C1" w:rsidDel="009F7A23">
          <w:rPr>
            <w:rFonts w:ascii="Arial" w:hAnsi="Arial" w:cs="Arial"/>
            <w:color w:val="000000" w:themeColor="text1"/>
          </w:rPr>
          <w:delText xml:space="preserve"> of feet with IAT were </w:delText>
        </w:r>
        <w:r w:rsidR="00173AD1" w:rsidRPr="00E130C1" w:rsidDel="009F7A23">
          <w:rPr>
            <w:rFonts w:ascii="Arial" w:hAnsi="Arial" w:cs="Arial"/>
            <w:color w:val="000000" w:themeColor="text1"/>
          </w:rPr>
          <w:delText xml:space="preserve">used </w:delText>
        </w:r>
        <w:r w:rsidR="00E77AC7" w:rsidRPr="00E130C1" w:rsidDel="009F7A23">
          <w:rPr>
            <w:rFonts w:ascii="Arial" w:hAnsi="Arial" w:cs="Arial"/>
            <w:color w:val="000000" w:themeColor="text1"/>
          </w:rPr>
          <w:delText>as</w:delText>
        </w:r>
        <w:r w:rsidR="00EA1E12" w:rsidRPr="00E130C1" w:rsidDel="009F7A23">
          <w:rPr>
            <w:rFonts w:ascii="Arial" w:hAnsi="Arial" w:cs="Arial"/>
            <w:color w:val="000000" w:themeColor="text1"/>
          </w:rPr>
          <w:delText xml:space="preserve"> </w:delText>
        </w:r>
        <w:r w:rsidR="00173AD1" w:rsidRPr="00E130C1" w:rsidDel="009F7A23">
          <w:rPr>
            <w:rFonts w:ascii="Arial" w:hAnsi="Arial" w:cs="Arial"/>
            <w:color w:val="000000" w:themeColor="text1"/>
          </w:rPr>
          <w:delText>the diseased group.</w:delText>
        </w:r>
      </w:del>
    </w:p>
    <w:p w14:paraId="5030D1E5" w14:textId="089A20DC" w:rsidR="0088084F" w:rsidRPr="00E130C1" w:rsidDel="009F7A23" w:rsidRDefault="0088084F" w:rsidP="009F7A23">
      <w:pPr>
        <w:rPr>
          <w:del w:id="100" w:author="Gu, Wanjun" w:date="2024-06-18T11:08:00Z"/>
          <w:rFonts w:ascii="Arial" w:hAnsi="Arial" w:cs="Arial"/>
          <w:color w:val="000000" w:themeColor="text1"/>
        </w:rPr>
        <w:pPrChange w:id="101" w:author="Gu, Wanjun" w:date="2024-06-18T11:08:00Z">
          <w:pPr>
            <w:jc w:val="both"/>
          </w:pPr>
        </w:pPrChange>
      </w:pPr>
    </w:p>
    <w:p w14:paraId="64C23EF5" w14:textId="46A70EBB" w:rsidR="00111A4B" w:rsidRPr="00E130C1" w:rsidDel="009F7A23" w:rsidRDefault="004079D9" w:rsidP="009F7A23">
      <w:pPr>
        <w:rPr>
          <w:del w:id="102" w:author="Gu, Wanjun" w:date="2024-06-18T11:08:00Z"/>
          <w:rFonts w:ascii="Arial" w:hAnsi="Arial" w:cs="Arial"/>
          <w:b/>
          <w:bCs/>
          <w:color w:val="000000" w:themeColor="text1"/>
          <w:u w:val="single"/>
        </w:rPr>
        <w:pPrChange w:id="103" w:author="Gu, Wanjun" w:date="2024-06-18T11:08:00Z">
          <w:pPr>
            <w:jc w:val="both"/>
          </w:pPr>
        </w:pPrChange>
      </w:pPr>
      <w:del w:id="104" w:author="Gu, Wanjun" w:date="2024-06-18T11:08:00Z">
        <w:r w:rsidRPr="00E130C1" w:rsidDel="009F7A23">
          <w:rPr>
            <w:rFonts w:ascii="Arial" w:hAnsi="Arial" w:cs="Arial"/>
          </w:rPr>
          <w:delText xml:space="preserve">Delineating Contour of </w:delText>
        </w:r>
        <w:r w:rsidRPr="00E130C1" w:rsidDel="009F7A23">
          <w:rPr>
            <w:rFonts w:ascii="Arial" w:hAnsi="Arial" w:cs="Arial"/>
            <w:b/>
            <w:bCs/>
            <w:color w:val="000000" w:themeColor="text1"/>
            <w:u w:val="single"/>
          </w:rPr>
          <w:delText>a “Healthy” Calcaneus Tuberosity with the “</w:delText>
        </w:r>
        <w:r w:rsidRPr="00E130C1" w:rsidDel="009F7A23">
          <w:rPr>
            <w:rFonts w:ascii="Arial" w:hAnsi="Arial" w:cs="Arial"/>
          </w:rPr>
          <w:delText>Rectangle Circumscription &amp; Mapping Method</w:delText>
        </w:r>
      </w:del>
    </w:p>
    <w:p w14:paraId="530CFC82" w14:textId="7F49E32D" w:rsidR="00A67EBB" w:rsidRPr="00E130C1" w:rsidDel="009F7A23" w:rsidRDefault="000944F1" w:rsidP="009F7A23">
      <w:pPr>
        <w:rPr>
          <w:del w:id="105" w:author="Gu, Wanjun" w:date="2024-06-18T11:08:00Z"/>
          <w:rFonts w:ascii="Arial" w:hAnsi="Arial" w:cs="Arial"/>
          <w:color w:val="000000" w:themeColor="text1"/>
        </w:rPr>
        <w:pPrChange w:id="106" w:author="Gu, Wanjun" w:date="2024-06-18T11:08:00Z">
          <w:pPr>
            <w:jc w:val="both"/>
          </w:pPr>
        </w:pPrChange>
      </w:pPr>
      <w:del w:id="107" w:author="Gu, Wanjun" w:date="2024-06-18T11:08:00Z">
        <w:r w:rsidRPr="00E130C1" w:rsidDel="009F7A23">
          <w:rPr>
            <w:rFonts w:ascii="Arial" w:hAnsi="Arial" w:cs="Arial"/>
            <w:color w:val="000000" w:themeColor="text1"/>
          </w:rPr>
          <w:delText>T</w:delText>
        </w:r>
        <w:r w:rsidR="002B451B" w:rsidRPr="00E130C1" w:rsidDel="009F7A23">
          <w:rPr>
            <w:rFonts w:ascii="Arial" w:hAnsi="Arial" w:cs="Arial"/>
            <w:color w:val="000000" w:themeColor="text1"/>
          </w:rPr>
          <w:delText>he</w:delText>
        </w:r>
        <w:r w:rsidR="00827237" w:rsidRPr="00E130C1" w:rsidDel="009F7A23">
          <w:rPr>
            <w:rFonts w:ascii="Arial" w:hAnsi="Arial" w:cs="Arial"/>
            <w:color w:val="000000" w:themeColor="text1"/>
          </w:rPr>
          <w:delText xml:space="preserve"> </w:delText>
        </w:r>
        <w:r w:rsidR="002B451B" w:rsidRPr="00E130C1" w:rsidDel="009F7A23">
          <w:rPr>
            <w:rFonts w:ascii="Arial" w:hAnsi="Arial" w:cs="Arial"/>
            <w:color w:val="000000" w:themeColor="text1"/>
          </w:rPr>
          <w:delText xml:space="preserve">40 </w:delText>
        </w:r>
        <w:r w:rsidR="00A27F49" w:rsidRPr="00E130C1" w:rsidDel="009F7A23">
          <w:rPr>
            <w:rFonts w:ascii="Arial" w:hAnsi="Arial" w:cs="Arial"/>
            <w:color w:val="000000" w:themeColor="text1"/>
          </w:rPr>
          <w:delText xml:space="preserve">control </w:delText>
        </w:r>
        <w:r w:rsidR="002B451B" w:rsidRPr="00E130C1" w:rsidDel="009F7A23">
          <w:rPr>
            <w:rFonts w:ascii="Arial" w:hAnsi="Arial" w:cs="Arial"/>
            <w:color w:val="000000" w:themeColor="text1"/>
          </w:rPr>
          <w:delText>radiographs</w:delText>
        </w:r>
        <w:r w:rsidRPr="00E130C1" w:rsidDel="009F7A23">
          <w:rPr>
            <w:rFonts w:ascii="Arial" w:hAnsi="Arial" w:cs="Arial"/>
            <w:color w:val="000000" w:themeColor="text1"/>
          </w:rPr>
          <w:delText xml:space="preserve"> were imported into ImageJ</w:delText>
        </w:r>
        <w:r w:rsidR="0069714D" w:rsidRPr="00E130C1" w:rsidDel="009F7A23">
          <w:rPr>
            <w:rFonts w:ascii="Arial" w:hAnsi="Arial" w:cs="Arial"/>
            <w:color w:val="000000" w:themeColor="text1"/>
          </w:rPr>
          <w:delText xml:space="preserve"> {Schneider, 2012 #500}{Schindelin, 2012 #501}</w:delText>
        </w:r>
        <w:r w:rsidR="00827237" w:rsidRPr="00E130C1" w:rsidDel="009F7A23">
          <w:rPr>
            <w:rFonts w:ascii="Arial" w:hAnsi="Arial" w:cs="Arial"/>
            <w:color w:val="000000" w:themeColor="text1"/>
          </w:rPr>
          <w:delText xml:space="preserve">. </w:delText>
        </w:r>
        <w:r w:rsidRPr="00E130C1" w:rsidDel="009F7A23">
          <w:rPr>
            <w:rFonts w:ascii="Arial" w:hAnsi="Arial" w:cs="Arial"/>
            <w:color w:val="000000" w:themeColor="text1"/>
          </w:rPr>
          <w:delText>E</w:delText>
        </w:r>
        <w:r w:rsidR="00A543EA" w:rsidRPr="00E130C1" w:rsidDel="009F7A23">
          <w:rPr>
            <w:rFonts w:ascii="Arial" w:hAnsi="Arial" w:cs="Arial"/>
            <w:color w:val="000000" w:themeColor="text1"/>
          </w:rPr>
          <w:delText xml:space="preserve">ach calcaneus was circumscribed within a rectangle such that each side of the rectangle corresponded to the anterior, superior, posterior, and inferior border of the calcaneus. Then, </w:delText>
        </w:r>
        <w:r w:rsidR="00A67EBB" w:rsidRPr="00E130C1" w:rsidDel="009F7A23">
          <w:rPr>
            <w:rFonts w:ascii="Arial" w:hAnsi="Arial" w:cs="Arial"/>
            <w:color w:val="000000" w:themeColor="text1"/>
          </w:rPr>
          <w:delText xml:space="preserve">90 points were plotted onto each calcaneus </w:delText>
        </w:r>
        <w:r w:rsidR="0048736F" w:rsidRPr="00E130C1" w:rsidDel="009F7A23">
          <w:rPr>
            <w:rFonts w:ascii="Arial" w:hAnsi="Arial" w:cs="Arial"/>
            <w:color w:val="000000" w:themeColor="text1"/>
          </w:rPr>
          <w:delText>to</w:delText>
        </w:r>
        <w:r w:rsidR="00A67EBB" w:rsidRPr="00E130C1" w:rsidDel="009F7A23">
          <w:rPr>
            <w:rFonts w:ascii="Arial" w:hAnsi="Arial" w:cs="Arial"/>
            <w:color w:val="000000" w:themeColor="text1"/>
          </w:rPr>
          <w:delText xml:space="preserve"> determine the size of the calcaneus and contour of the</w:delText>
        </w:r>
        <w:r w:rsidR="0048736F" w:rsidRPr="00E130C1" w:rsidDel="009F7A23">
          <w:rPr>
            <w:rFonts w:ascii="Arial" w:hAnsi="Arial" w:cs="Arial"/>
            <w:color w:val="000000" w:themeColor="text1"/>
          </w:rPr>
          <w:delText xml:space="preserve"> </w:delText>
        </w:r>
        <w:r w:rsidR="00671D0C" w:rsidRPr="00E130C1" w:rsidDel="009F7A23">
          <w:rPr>
            <w:rFonts w:ascii="Arial" w:hAnsi="Arial" w:cs="Arial"/>
            <w:color w:val="000000" w:themeColor="text1"/>
          </w:rPr>
          <w:delText xml:space="preserve">calcaneal </w:delText>
        </w:r>
        <w:r w:rsidR="00A67EBB" w:rsidRPr="00E130C1" w:rsidDel="009F7A23">
          <w:rPr>
            <w:rFonts w:ascii="Arial" w:hAnsi="Arial" w:cs="Arial"/>
            <w:color w:val="000000" w:themeColor="text1"/>
          </w:rPr>
          <w:delText>tuberosity</w:delText>
        </w:r>
        <w:r w:rsidR="00774AC8" w:rsidRPr="00E130C1" w:rsidDel="009F7A23">
          <w:rPr>
            <w:rFonts w:ascii="Arial" w:hAnsi="Arial" w:cs="Arial"/>
            <w:color w:val="000000" w:themeColor="text1"/>
          </w:rPr>
          <w:delText xml:space="preserve"> (Figure 1)</w:delText>
        </w:r>
        <w:r w:rsidR="00A67EBB" w:rsidRPr="00E130C1" w:rsidDel="009F7A23">
          <w:rPr>
            <w:rFonts w:ascii="Arial" w:hAnsi="Arial" w:cs="Arial"/>
            <w:color w:val="000000" w:themeColor="text1"/>
          </w:rPr>
          <w:delText xml:space="preserve">. </w:delText>
        </w:r>
        <w:r w:rsidR="00EA0108" w:rsidRPr="00E130C1" w:rsidDel="009F7A23">
          <w:rPr>
            <w:rFonts w:ascii="Arial" w:hAnsi="Arial" w:cs="Arial"/>
          </w:rPr>
          <w:delText xml:space="preserve">Among these 90 points, points 1-3 were measurement calibration markers, some of the </w:delText>
        </w:r>
      </w:del>
      <w:del w:id="108" w:author="Gu, Wanjun" w:date="2024-06-18T10:59:00Z">
        <w:r w:rsidR="00EA0108" w:rsidRPr="00E130C1" w:rsidDel="00E130C1">
          <w:rPr>
            <w:rFonts w:ascii="Arial" w:hAnsi="Arial" w:cs="Arial"/>
          </w:rPr>
          <w:delText>rest  points</w:delText>
        </w:r>
      </w:del>
      <w:del w:id="109" w:author="Gu, Wanjun" w:date="2024-06-18T11:08:00Z">
        <w:r w:rsidR="00EA0108" w:rsidRPr="00E130C1" w:rsidDel="009F7A23">
          <w:rPr>
            <w:rFonts w:ascii="Arial" w:hAnsi="Arial" w:cs="Arial"/>
          </w:rPr>
          <w:delText xml:space="preserve"> represented standardized anatomical markers, while the others </w:delText>
        </w:r>
        <w:r w:rsidR="00FD64D6" w:rsidRPr="00E130C1" w:rsidDel="009F7A23">
          <w:rPr>
            <w:rFonts w:ascii="Arial" w:hAnsi="Arial" w:cs="Arial"/>
          </w:rPr>
          <w:delText xml:space="preserve">did not have specific representation but only </w:delText>
        </w:r>
        <w:r w:rsidR="00EA0108" w:rsidRPr="00E130C1" w:rsidDel="009F7A23">
          <w:rPr>
            <w:rFonts w:ascii="Arial" w:hAnsi="Arial" w:cs="Arial"/>
          </w:rPr>
          <w:delText xml:space="preserve">being evenly distributed between two </w:delText>
        </w:r>
        <w:r w:rsidR="00FD64D6" w:rsidRPr="00E130C1" w:rsidDel="009F7A23">
          <w:rPr>
            <w:rFonts w:ascii="Arial" w:hAnsi="Arial" w:cs="Arial"/>
          </w:rPr>
          <w:delText xml:space="preserve">anatomical </w:delText>
        </w:r>
      </w:del>
      <w:del w:id="110" w:author="Gu, Wanjun" w:date="2024-06-18T11:00:00Z">
        <w:r w:rsidR="00EA0108" w:rsidRPr="00E130C1" w:rsidDel="00E130C1">
          <w:rPr>
            <w:rFonts w:ascii="Arial" w:hAnsi="Arial" w:cs="Arial"/>
          </w:rPr>
          <w:delText>markers  along</w:delText>
        </w:r>
      </w:del>
      <w:del w:id="111" w:author="Gu, Wanjun" w:date="2024-06-18T11:08:00Z">
        <w:r w:rsidR="00EA0108" w:rsidRPr="00E130C1" w:rsidDel="009F7A23">
          <w:rPr>
            <w:rFonts w:ascii="Arial" w:hAnsi="Arial" w:cs="Arial"/>
          </w:rPr>
          <w:delText xml:space="preserve"> the contour of the bone</w:delText>
        </w:r>
        <w:r w:rsidR="00FD64D6" w:rsidRPr="00E130C1" w:rsidDel="009F7A23">
          <w:rPr>
            <w:rFonts w:ascii="Arial" w:hAnsi="Arial" w:cs="Arial"/>
          </w:rPr>
          <w:delText xml:space="preserve"> for mapping purposes</w:delText>
        </w:r>
        <w:r w:rsidR="00EA0108" w:rsidRPr="00E130C1" w:rsidDel="009F7A23">
          <w:rPr>
            <w:rFonts w:ascii="Arial" w:hAnsi="Arial" w:cs="Arial"/>
          </w:rPr>
          <w:delText>. (Table 1)</w:delText>
        </w:r>
      </w:del>
    </w:p>
    <w:p w14:paraId="7F2CB341" w14:textId="548FA15F" w:rsidR="00A67EBB" w:rsidRPr="00E130C1" w:rsidDel="00887B16" w:rsidRDefault="00A67EBB" w:rsidP="009F7A23">
      <w:pPr>
        <w:rPr>
          <w:del w:id="112" w:author="Gu, Wanjun" w:date="2024-06-18T11:13:00Z"/>
          <w:rFonts w:ascii="Arial" w:hAnsi="Arial" w:cs="Arial"/>
        </w:rPr>
        <w:pPrChange w:id="113" w:author="Gu, Wanjun" w:date="2024-06-18T11:08:00Z">
          <w:pPr>
            <w:jc w:val="both"/>
          </w:pPr>
        </w:pPrChange>
      </w:pPr>
    </w:p>
    <w:tbl>
      <w:tblPr>
        <w:tblStyle w:val="GridTable4"/>
        <w:tblW w:w="9625" w:type="dxa"/>
        <w:tblLook w:val="04A0" w:firstRow="1" w:lastRow="0" w:firstColumn="1" w:lastColumn="0" w:noHBand="0" w:noVBand="1"/>
        <w:tblPrChange w:id="114" w:author="Gu, Wanjun" w:date="2024-06-18T17:24:00Z">
          <w:tblPr>
            <w:tblStyle w:val="TableGrid"/>
            <w:tblW w:w="9625" w:type="dxa"/>
            <w:tblLook w:val="04A0" w:firstRow="1" w:lastRow="0" w:firstColumn="1" w:lastColumn="0" w:noHBand="0" w:noVBand="1"/>
          </w:tblPr>
        </w:tblPrChange>
      </w:tblPr>
      <w:tblGrid>
        <w:gridCol w:w="1165"/>
        <w:gridCol w:w="8460"/>
        <w:tblGridChange w:id="115">
          <w:tblGrid>
            <w:gridCol w:w="1165"/>
            <w:gridCol w:w="8460"/>
          </w:tblGrid>
        </w:tblGridChange>
      </w:tblGrid>
      <w:tr w:rsidR="00A67EBB" w:rsidRPr="00E130C1" w:rsidDel="00887B16" w14:paraId="2FA4E325" w14:textId="3C684B76" w:rsidTr="004332D1">
        <w:trPr>
          <w:cnfStyle w:val="100000000000" w:firstRow="1" w:lastRow="0" w:firstColumn="0" w:lastColumn="0" w:oddVBand="0" w:evenVBand="0" w:oddHBand="0" w:evenHBand="0" w:firstRowFirstColumn="0" w:firstRowLastColumn="0" w:lastRowFirstColumn="0" w:lastRowLastColumn="0"/>
          <w:del w:id="116"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117" w:author="Gu, Wanjun" w:date="2024-06-18T17:24:00Z">
              <w:tcPr>
                <w:tcW w:w="1165" w:type="dxa"/>
              </w:tcPr>
            </w:tcPrChange>
          </w:tcPr>
          <w:p w14:paraId="4C1008C0" w14:textId="2D61E6C8" w:rsidR="00A67EBB" w:rsidRPr="00E130C1" w:rsidDel="00887B16" w:rsidRDefault="00A67EBB" w:rsidP="00046599">
            <w:pPr>
              <w:jc w:val="both"/>
              <w:cnfStyle w:val="101000000000" w:firstRow="1" w:lastRow="0" w:firstColumn="1" w:lastColumn="0" w:oddVBand="0" w:evenVBand="0" w:oddHBand="0" w:evenHBand="0" w:firstRowFirstColumn="0" w:firstRowLastColumn="0" w:lastRowFirstColumn="0" w:lastRowLastColumn="0"/>
              <w:rPr>
                <w:del w:id="118" w:author="Gu, Wanjun" w:date="2024-06-18T11:13:00Z"/>
                <w:rFonts w:ascii="Arial" w:hAnsi="Arial" w:cs="Arial"/>
              </w:rPr>
            </w:pPr>
            <w:del w:id="119" w:author="Gu, Wanjun" w:date="2024-06-18T11:13:00Z">
              <w:r w:rsidRPr="00E130C1" w:rsidDel="00887B16">
                <w:rPr>
                  <w:rFonts w:ascii="Arial" w:hAnsi="Arial" w:cs="Arial"/>
                </w:rPr>
                <w:delText>Point</w:delText>
              </w:r>
            </w:del>
          </w:p>
        </w:tc>
        <w:tc>
          <w:tcPr>
            <w:tcW w:w="8460" w:type="dxa"/>
            <w:tcPrChange w:id="120" w:author="Gu, Wanjun" w:date="2024-06-18T17:24:00Z">
              <w:tcPr>
                <w:tcW w:w="8460" w:type="dxa"/>
              </w:tcPr>
            </w:tcPrChange>
          </w:tcPr>
          <w:p w14:paraId="1E2C96E0" w14:textId="56B6C31E" w:rsidR="00A67EBB" w:rsidRPr="00E130C1" w:rsidDel="00887B16" w:rsidRDefault="00A67EBB" w:rsidP="00046599">
            <w:pPr>
              <w:jc w:val="both"/>
              <w:cnfStyle w:val="100000000000" w:firstRow="1" w:lastRow="0" w:firstColumn="0" w:lastColumn="0" w:oddVBand="0" w:evenVBand="0" w:oddHBand="0" w:evenHBand="0" w:firstRowFirstColumn="0" w:firstRowLastColumn="0" w:lastRowFirstColumn="0" w:lastRowLastColumn="0"/>
              <w:rPr>
                <w:del w:id="121" w:author="Gu, Wanjun" w:date="2024-06-18T11:13:00Z"/>
                <w:rFonts w:ascii="Arial" w:hAnsi="Arial" w:cs="Arial"/>
              </w:rPr>
            </w:pPr>
            <w:del w:id="122" w:author="Gu, Wanjun" w:date="2024-06-18T11:13:00Z">
              <w:r w:rsidRPr="00E130C1" w:rsidDel="00887B16">
                <w:rPr>
                  <w:rFonts w:ascii="Arial" w:hAnsi="Arial" w:cs="Arial"/>
                </w:rPr>
                <w:delText>Significance</w:delText>
              </w:r>
            </w:del>
          </w:p>
        </w:tc>
      </w:tr>
      <w:tr w:rsidR="00A67EBB" w:rsidRPr="00E130C1" w:rsidDel="00887B16" w14:paraId="5BC86140" w14:textId="6021A65C" w:rsidTr="004332D1">
        <w:trPr>
          <w:cnfStyle w:val="000000100000" w:firstRow="0" w:lastRow="0" w:firstColumn="0" w:lastColumn="0" w:oddVBand="0" w:evenVBand="0" w:oddHBand="1" w:evenHBand="0" w:firstRowFirstColumn="0" w:firstRowLastColumn="0" w:lastRowFirstColumn="0" w:lastRowLastColumn="0"/>
          <w:del w:id="123"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124" w:author="Gu, Wanjun" w:date="2024-06-18T17:24:00Z">
              <w:tcPr>
                <w:tcW w:w="1165" w:type="dxa"/>
              </w:tcPr>
            </w:tcPrChange>
          </w:tcPr>
          <w:p w14:paraId="63AADF20" w14:textId="5FA89CD0" w:rsidR="00A67EBB" w:rsidRPr="00E130C1" w:rsidDel="00887B16" w:rsidRDefault="00A67EBB" w:rsidP="00046599">
            <w:pPr>
              <w:jc w:val="both"/>
              <w:cnfStyle w:val="001000100000" w:firstRow="0" w:lastRow="0" w:firstColumn="1" w:lastColumn="0" w:oddVBand="0" w:evenVBand="0" w:oddHBand="1" w:evenHBand="0" w:firstRowFirstColumn="0" w:firstRowLastColumn="0" w:lastRowFirstColumn="0" w:lastRowLastColumn="0"/>
              <w:rPr>
                <w:del w:id="125" w:author="Gu, Wanjun" w:date="2024-06-18T11:13:00Z"/>
                <w:rFonts w:ascii="Arial" w:hAnsi="Arial" w:cs="Arial"/>
              </w:rPr>
            </w:pPr>
            <w:del w:id="126" w:author="Gu, Wanjun" w:date="2024-06-18T11:13:00Z">
              <w:r w:rsidRPr="00E130C1" w:rsidDel="00887B16">
                <w:rPr>
                  <w:rFonts w:ascii="Arial" w:hAnsi="Arial" w:cs="Arial"/>
                </w:rPr>
                <w:delText>1</w:delText>
              </w:r>
            </w:del>
          </w:p>
        </w:tc>
        <w:tc>
          <w:tcPr>
            <w:tcW w:w="8460" w:type="dxa"/>
            <w:tcPrChange w:id="127" w:author="Gu, Wanjun" w:date="2024-06-18T17:24:00Z">
              <w:tcPr>
                <w:tcW w:w="8460" w:type="dxa"/>
              </w:tcPr>
            </w:tcPrChange>
          </w:tcPr>
          <w:p w14:paraId="2D3EC2EA" w14:textId="7F2F9986" w:rsidR="00A67EBB" w:rsidRPr="00E130C1" w:rsidDel="00887B16" w:rsidRDefault="00A67EBB" w:rsidP="00046599">
            <w:pPr>
              <w:jc w:val="both"/>
              <w:cnfStyle w:val="000000100000" w:firstRow="0" w:lastRow="0" w:firstColumn="0" w:lastColumn="0" w:oddVBand="0" w:evenVBand="0" w:oddHBand="1" w:evenHBand="0" w:firstRowFirstColumn="0" w:firstRowLastColumn="0" w:lastRowFirstColumn="0" w:lastRowLastColumn="0"/>
              <w:rPr>
                <w:del w:id="128" w:author="Gu, Wanjun" w:date="2024-06-18T11:13:00Z"/>
                <w:rFonts w:ascii="Arial" w:hAnsi="Arial" w:cs="Arial"/>
              </w:rPr>
            </w:pPr>
            <w:del w:id="129" w:author="Gu, Wanjun" w:date="2024-06-18T11:13:00Z">
              <w:r w:rsidRPr="00E130C1" w:rsidDel="00887B16">
                <w:rPr>
                  <w:rFonts w:ascii="Arial" w:hAnsi="Arial" w:cs="Arial"/>
                </w:rPr>
                <w:delText>0 cm (for measurement calibration)</w:delText>
              </w:r>
            </w:del>
          </w:p>
        </w:tc>
      </w:tr>
      <w:tr w:rsidR="00A67EBB" w:rsidRPr="00E130C1" w:rsidDel="00887B16" w14:paraId="5C6CB21B" w14:textId="241DEAA1" w:rsidTr="004332D1">
        <w:trPr>
          <w:del w:id="130"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131" w:author="Gu, Wanjun" w:date="2024-06-18T17:24:00Z">
              <w:tcPr>
                <w:tcW w:w="1165" w:type="dxa"/>
              </w:tcPr>
            </w:tcPrChange>
          </w:tcPr>
          <w:p w14:paraId="3147B0B6" w14:textId="155F5876" w:rsidR="00A67EBB" w:rsidRPr="00E130C1" w:rsidDel="00887B16" w:rsidRDefault="00A67EBB" w:rsidP="00046599">
            <w:pPr>
              <w:jc w:val="both"/>
              <w:rPr>
                <w:del w:id="132" w:author="Gu, Wanjun" w:date="2024-06-18T11:13:00Z"/>
                <w:rFonts w:ascii="Arial" w:hAnsi="Arial" w:cs="Arial"/>
              </w:rPr>
            </w:pPr>
            <w:del w:id="133" w:author="Gu, Wanjun" w:date="2024-06-18T11:13:00Z">
              <w:r w:rsidRPr="00E130C1" w:rsidDel="00887B16">
                <w:rPr>
                  <w:rFonts w:ascii="Arial" w:hAnsi="Arial" w:cs="Arial"/>
                </w:rPr>
                <w:delText>2</w:delText>
              </w:r>
            </w:del>
          </w:p>
        </w:tc>
        <w:tc>
          <w:tcPr>
            <w:tcW w:w="8460" w:type="dxa"/>
            <w:tcPrChange w:id="134" w:author="Gu, Wanjun" w:date="2024-06-18T17:24:00Z">
              <w:tcPr>
                <w:tcW w:w="8460" w:type="dxa"/>
              </w:tcPr>
            </w:tcPrChange>
          </w:tcPr>
          <w:p w14:paraId="26531581" w14:textId="4CE263DD" w:rsidR="00A67EBB" w:rsidRPr="00E130C1" w:rsidDel="00887B16" w:rsidRDefault="00A67EBB" w:rsidP="00046599">
            <w:pPr>
              <w:jc w:val="both"/>
              <w:cnfStyle w:val="000000000000" w:firstRow="0" w:lastRow="0" w:firstColumn="0" w:lastColumn="0" w:oddVBand="0" w:evenVBand="0" w:oddHBand="0" w:evenHBand="0" w:firstRowFirstColumn="0" w:firstRowLastColumn="0" w:lastRowFirstColumn="0" w:lastRowLastColumn="0"/>
              <w:rPr>
                <w:del w:id="135" w:author="Gu, Wanjun" w:date="2024-06-18T11:13:00Z"/>
                <w:rFonts w:ascii="Arial" w:hAnsi="Arial" w:cs="Arial"/>
              </w:rPr>
            </w:pPr>
            <w:del w:id="136" w:author="Gu, Wanjun" w:date="2024-06-18T11:13:00Z">
              <w:r w:rsidRPr="00E130C1" w:rsidDel="00887B16">
                <w:rPr>
                  <w:rFonts w:ascii="Arial" w:hAnsi="Arial" w:cs="Arial"/>
                </w:rPr>
                <w:delText>1 cm (for measurement calibration)</w:delText>
              </w:r>
            </w:del>
          </w:p>
        </w:tc>
      </w:tr>
      <w:tr w:rsidR="00A67EBB" w:rsidRPr="00E130C1" w:rsidDel="00887B16" w14:paraId="312E2A06" w14:textId="7876273D" w:rsidTr="004332D1">
        <w:trPr>
          <w:cnfStyle w:val="000000100000" w:firstRow="0" w:lastRow="0" w:firstColumn="0" w:lastColumn="0" w:oddVBand="0" w:evenVBand="0" w:oddHBand="1" w:evenHBand="0" w:firstRowFirstColumn="0" w:firstRowLastColumn="0" w:lastRowFirstColumn="0" w:lastRowLastColumn="0"/>
          <w:del w:id="137"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138" w:author="Gu, Wanjun" w:date="2024-06-18T17:24:00Z">
              <w:tcPr>
                <w:tcW w:w="1165" w:type="dxa"/>
              </w:tcPr>
            </w:tcPrChange>
          </w:tcPr>
          <w:p w14:paraId="50F99125" w14:textId="7B3F1B8E" w:rsidR="00A67EBB" w:rsidRPr="00E130C1" w:rsidDel="00887B16" w:rsidRDefault="00A67EBB" w:rsidP="00046599">
            <w:pPr>
              <w:jc w:val="both"/>
              <w:cnfStyle w:val="001000100000" w:firstRow="0" w:lastRow="0" w:firstColumn="1" w:lastColumn="0" w:oddVBand="0" w:evenVBand="0" w:oddHBand="1" w:evenHBand="0" w:firstRowFirstColumn="0" w:firstRowLastColumn="0" w:lastRowFirstColumn="0" w:lastRowLastColumn="0"/>
              <w:rPr>
                <w:del w:id="139" w:author="Gu, Wanjun" w:date="2024-06-18T11:13:00Z"/>
                <w:rFonts w:ascii="Arial" w:hAnsi="Arial" w:cs="Arial"/>
              </w:rPr>
            </w:pPr>
            <w:del w:id="140" w:author="Gu, Wanjun" w:date="2024-06-18T11:13:00Z">
              <w:r w:rsidRPr="00E130C1" w:rsidDel="00887B16">
                <w:rPr>
                  <w:rFonts w:ascii="Arial" w:hAnsi="Arial" w:cs="Arial"/>
                </w:rPr>
                <w:delText>3</w:delText>
              </w:r>
            </w:del>
          </w:p>
        </w:tc>
        <w:tc>
          <w:tcPr>
            <w:tcW w:w="8460" w:type="dxa"/>
            <w:tcPrChange w:id="141" w:author="Gu, Wanjun" w:date="2024-06-18T17:24:00Z">
              <w:tcPr>
                <w:tcW w:w="8460" w:type="dxa"/>
              </w:tcPr>
            </w:tcPrChange>
          </w:tcPr>
          <w:p w14:paraId="11422265" w14:textId="0E47EDB0" w:rsidR="00A67EBB" w:rsidRPr="00E130C1" w:rsidDel="00887B16" w:rsidRDefault="00A67EBB" w:rsidP="00046599">
            <w:pPr>
              <w:jc w:val="both"/>
              <w:cnfStyle w:val="000000100000" w:firstRow="0" w:lastRow="0" w:firstColumn="0" w:lastColumn="0" w:oddVBand="0" w:evenVBand="0" w:oddHBand="1" w:evenHBand="0" w:firstRowFirstColumn="0" w:firstRowLastColumn="0" w:lastRowFirstColumn="0" w:lastRowLastColumn="0"/>
              <w:rPr>
                <w:del w:id="142" w:author="Gu, Wanjun" w:date="2024-06-18T11:13:00Z"/>
                <w:rFonts w:ascii="Arial" w:hAnsi="Arial" w:cs="Arial"/>
              </w:rPr>
            </w:pPr>
            <w:del w:id="143" w:author="Gu, Wanjun" w:date="2024-06-18T11:13:00Z">
              <w:r w:rsidRPr="00E130C1" w:rsidDel="00887B16">
                <w:rPr>
                  <w:rFonts w:ascii="Arial" w:hAnsi="Arial" w:cs="Arial"/>
                </w:rPr>
                <w:delText>2 cm (for measurement calibration)</w:delText>
              </w:r>
            </w:del>
          </w:p>
        </w:tc>
      </w:tr>
      <w:tr w:rsidR="00A67EBB" w:rsidRPr="00E130C1" w:rsidDel="00887B16" w14:paraId="0AB513D1" w14:textId="452932CC" w:rsidTr="004332D1">
        <w:trPr>
          <w:del w:id="144"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145" w:author="Gu, Wanjun" w:date="2024-06-18T17:24:00Z">
              <w:tcPr>
                <w:tcW w:w="1165" w:type="dxa"/>
              </w:tcPr>
            </w:tcPrChange>
          </w:tcPr>
          <w:p w14:paraId="530EFDE6" w14:textId="258323B9" w:rsidR="00A67EBB" w:rsidRPr="00E130C1" w:rsidDel="00887B16" w:rsidRDefault="00A67EBB" w:rsidP="00046599">
            <w:pPr>
              <w:jc w:val="both"/>
              <w:rPr>
                <w:del w:id="146" w:author="Gu, Wanjun" w:date="2024-06-18T11:13:00Z"/>
                <w:rFonts w:ascii="Arial" w:hAnsi="Arial" w:cs="Arial"/>
              </w:rPr>
            </w:pPr>
            <w:del w:id="147" w:author="Gu, Wanjun" w:date="2024-06-18T11:13:00Z">
              <w:r w:rsidRPr="00E130C1" w:rsidDel="00887B16">
                <w:rPr>
                  <w:rFonts w:ascii="Arial" w:hAnsi="Arial" w:cs="Arial"/>
                </w:rPr>
                <w:delText>4</w:delText>
              </w:r>
            </w:del>
          </w:p>
        </w:tc>
        <w:tc>
          <w:tcPr>
            <w:tcW w:w="8460" w:type="dxa"/>
            <w:tcPrChange w:id="148" w:author="Gu, Wanjun" w:date="2024-06-18T17:24:00Z">
              <w:tcPr>
                <w:tcW w:w="8460" w:type="dxa"/>
              </w:tcPr>
            </w:tcPrChange>
          </w:tcPr>
          <w:p w14:paraId="012F329B" w14:textId="5BD994AA" w:rsidR="00A67EBB" w:rsidRPr="00E130C1" w:rsidDel="00887B16" w:rsidRDefault="00A67EBB" w:rsidP="00046599">
            <w:pPr>
              <w:jc w:val="both"/>
              <w:cnfStyle w:val="000000000000" w:firstRow="0" w:lastRow="0" w:firstColumn="0" w:lastColumn="0" w:oddVBand="0" w:evenVBand="0" w:oddHBand="0" w:evenHBand="0" w:firstRowFirstColumn="0" w:firstRowLastColumn="0" w:lastRowFirstColumn="0" w:lastRowLastColumn="0"/>
              <w:rPr>
                <w:del w:id="149" w:author="Gu, Wanjun" w:date="2024-06-18T11:13:00Z"/>
                <w:rFonts w:ascii="Arial" w:hAnsi="Arial" w:cs="Arial"/>
              </w:rPr>
            </w:pPr>
            <w:del w:id="150" w:author="Gu, Wanjun" w:date="2024-06-18T11:13:00Z">
              <w:r w:rsidRPr="00E130C1" w:rsidDel="00887B16">
                <w:rPr>
                  <w:rFonts w:ascii="Arial" w:hAnsi="Arial" w:cs="Arial"/>
                </w:rPr>
                <w:delText>Upper anterior corner of rectangle circumscribing the calcaneus</w:delText>
              </w:r>
            </w:del>
          </w:p>
        </w:tc>
      </w:tr>
      <w:tr w:rsidR="00A67EBB" w:rsidRPr="00E130C1" w:rsidDel="00887B16" w14:paraId="5FE35BF7" w14:textId="73328825" w:rsidTr="004332D1">
        <w:trPr>
          <w:cnfStyle w:val="000000100000" w:firstRow="0" w:lastRow="0" w:firstColumn="0" w:lastColumn="0" w:oddVBand="0" w:evenVBand="0" w:oddHBand="1" w:evenHBand="0" w:firstRowFirstColumn="0" w:firstRowLastColumn="0" w:lastRowFirstColumn="0" w:lastRowLastColumn="0"/>
          <w:del w:id="151"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152" w:author="Gu, Wanjun" w:date="2024-06-18T17:24:00Z">
              <w:tcPr>
                <w:tcW w:w="1165" w:type="dxa"/>
              </w:tcPr>
            </w:tcPrChange>
          </w:tcPr>
          <w:p w14:paraId="5FC5F28C" w14:textId="6F832F50" w:rsidR="00A67EBB" w:rsidRPr="00E130C1" w:rsidDel="00887B16" w:rsidRDefault="00A67EBB" w:rsidP="00046599">
            <w:pPr>
              <w:jc w:val="both"/>
              <w:cnfStyle w:val="001000100000" w:firstRow="0" w:lastRow="0" w:firstColumn="1" w:lastColumn="0" w:oddVBand="0" w:evenVBand="0" w:oddHBand="1" w:evenHBand="0" w:firstRowFirstColumn="0" w:firstRowLastColumn="0" w:lastRowFirstColumn="0" w:lastRowLastColumn="0"/>
              <w:rPr>
                <w:del w:id="153" w:author="Gu, Wanjun" w:date="2024-06-18T11:13:00Z"/>
                <w:rFonts w:ascii="Arial" w:hAnsi="Arial" w:cs="Arial"/>
              </w:rPr>
            </w:pPr>
            <w:del w:id="154" w:author="Gu, Wanjun" w:date="2024-06-18T11:13:00Z">
              <w:r w:rsidRPr="00E130C1" w:rsidDel="00887B16">
                <w:rPr>
                  <w:rFonts w:ascii="Arial" w:hAnsi="Arial" w:cs="Arial"/>
                </w:rPr>
                <w:delText>5</w:delText>
              </w:r>
            </w:del>
          </w:p>
        </w:tc>
        <w:tc>
          <w:tcPr>
            <w:tcW w:w="8460" w:type="dxa"/>
            <w:tcPrChange w:id="155" w:author="Gu, Wanjun" w:date="2024-06-18T17:24:00Z">
              <w:tcPr>
                <w:tcW w:w="8460" w:type="dxa"/>
              </w:tcPr>
            </w:tcPrChange>
          </w:tcPr>
          <w:p w14:paraId="47F6BDFD" w14:textId="1DBCE88F" w:rsidR="00A67EBB" w:rsidRPr="00E130C1" w:rsidDel="00887B16" w:rsidRDefault="00A67EBB" w:rsidP="00046599">
            <w:pPr>
              <w:jc w:val="both"/>
              <w:cnfStyle w:val="000000100000" w:firstRow="0" w:lastRow="0" w:firstColumn="0" w:lastColumn="0" w:oddVBand="0" w:evenVBand="0" w:oddHBand="1" w:evenHBand="0" w:firstRowFirstColumn="0" w:firstRowLastColumn="0" w:lastRowFirstColumn="0" w:lastRowLastColumn="0"/>
              <w:rPr>
                <w:del w:id="156" w:author="Gu, Wanjun" w:date="2024-06-18T11:13:00Z"/>
                <w:rFonts w:ascii="Arial" w:hAnsi="Arial" w:cs="Arial"/>
              </w:rPr>
            </w:pPr>
            <w:del w:id="157" w:author="Gu, Wanjun" w:date="2024-06-18T11:13:00Z">
              <w:r w:rsidRPr="00E130C1" w:rsidDel="00887B16">
                <w:rPr>
                  <w:rFonts w:ascii="Arial" w:hAnsi="Arial" w:cs="Arial"/>
                </w:rPr>
                <w:delText>Upper posterior corner of rectangle circumscribing the calcaneus</w:delText>
              </w:r>
            </w:del>
          </w:p>
        </w:tc>
      </w:tr>
      <w:tr w:rsidR="00A67EBB" w:rsidRPr="00E130C1" w:rsidDel="00887B16" w14:paraId="220E2DEF" w14:textId="3F972C72" w:rsidTr="004332D1">
        <w:trPr>
          <w:del w:id="158"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159" w:author="Gu, Wanjun" w:date="2024-06-18T17:24:00Z">
              <w:tcPr>
                <w:tcW w:w="1165" w:type="dxa"/>
              </w:tcPr>
            </w:tcPrChange>
          </w:tcPr>
          <w:p w14:paraId="304BF064" w14:textId="665763A0" w:rsidR="00A67EBB" w:rsidRPr="00E130C1" w:rsidDel="00887B16" w:rsidRDefault="00A67EBB" w:rsidP="00046599">
            <w:pPr>
              <w:jc w:val="both"/>
              <w:rPr>
                <w:del w:id="160" w:author="Gu, Wanjun" w:date="2024-06-18T11:13:00Z"/>
                <w:rFonts w:ascii="Arial" w:hAnsi="Arial" w:cs="Arial"/>
              </w:rPr>
            </w:pPr>
            <w:del w:id="161" w:author="Gu, Wanjun" w:date="2024-06-18T11:13:00Z">
              <w:r w:rsidRPr="00E130C1" w:rsidDel="00887B16">
                <w:rPr>
                  <w:rFonts w:ascii="Arial" w:hAnsi="Arial" w:cs="Arial"/>
                </w:rPr>
                <w:delText>6</w:delText>
              </w:r>
            </w:del>
          </w:p>
        </w:tc>
        <w:tc>
          <w:tcPr>
            <w:tcW w:w="8460" w:type="dxa"/>
            <w:tcPrChange w:id="162" w:author="Gu, Wanjun" w:date="2024-06-18T17:24:00Z">
              <w:tcPr>
                <w:tcW w:w="8460" w:type="dxa"/>
              </w:tcPr>
            </w:tcPrChange>
          </w:tcPr>
          <w:p w14:paraId="6C52081D" w14:textId="2EA308D9" w:rsidR="00A67EBB" w:rsidRPr="00E130C1" w:rsidDel="00887B16" w:rsidRDefault="00A67EBB" w:rsidP="00046599">
            <w:pPr>
              <w:jc w:val="both"/>
              <w:cnfStyle w:val="000000000000" w:firstRow="0" w:lastRow="0" w:firstColumn="0" w:lastColumn="0" w:oddVBand="0" w:evenVBand="0" w:oddHBand="0" w:evenHBand="0" w:firstRowFirstColumn="0" w:firstRowLastColumn="0" w:lastRowFirstColumn="0" w:lastRowLastColumn="0"/>
              <w:rPr>
                <w:del w:id="163" w:author="Gu, Wanjun" w:date="2024-06-18T11:13:00Z"/>
                <w:rFonts w:ascii="Arial" w:hAnsi="Arial" w:cs="Arial"/>
              </w:rPr>
            </w:pPr>
            <w:del w:id="164" w:author="Gu, Wanjun" w:date="2024-06-18T11:13:00Z">
              <w:r w:rsidRPr="00E130C1" w:rsidDel="00887B16">
                <w:rPr>
                  <w:rFonts w:ascii="Arial" w:hAnsi="Arial" w:cs="Arial"/>
                </w:rPr>
                <w:delText>Lower posterior corner of rectangle circumscribing the calcaneus</w:delText>
              </w:r>
            </w:del>
          </w:p>
        </w:tc>
      </w:tr>
      <w:tr w:rsidR="00A67EBB" w:rsidRPr="00E130C1" w:rsidDel="00887B16" w14:paraId="1EFC8466" w14:textId="0D6738FD" w:rsidTr="004332D1">
        <w:trPr>
          <w:cnfStyle w:val="000000100000" w:firstRow="0" w:lastRow="0" w:firstColumn="0" w:lastColumn="0" w:oddVBand="0" w:evenVBand="0" w:oddHBand="1" w:evenHBand="0" w:firstRowFirstColumn="0" w:firstRowLastColumn="0" w:lastRowFirstColumn="0" w:lastRowLastColumn="0"/>
          <w:del w:id="165"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166" w:author="Gu, Wanjun" w:date="2024-06-18T17:24:00Z">
              <w:tcPr>
                <w:tcW w:w="1165" w:type="dxa"/>
              </w:tcPr>
            </w:tcPrChange>
          </w:tcPr>
          <w:p w14:paraId="1504E4CC" w14:textId="44D74030" w:rsidR="00A67EBB" w:rsidRPr="00E130C1" w:rsidDel="00887B16" w:rsidRDefault="00A67EBB" w:rsidP="00046599">
            <w:pPr>
              <w:jc w:val="both"/>
              <w:cnfStyle w:val="001000100000" w:firstRow="0" w:lastRow="0" w:firstColumn="1" w:lastColumn="0" w:oddVBand="0" w:evenVBand="0" w:oddHBand="1" w:evenHBand="0" w:firstRowFirstColumn="0" w:firstRowLastColumn="0" w:lastRowFirstColumn="0" w:lastRowLastColumn="0"/>
              <w:rPr>
                <w:del w:id="167" w:author="Gu, Wanjun" w:date="2024-06-18T11:13:00Z"/>
                <w:rFonts w:ascii="Arial" w:hAnsi="Arial" w:cs="Arial"/>
              </w:rPr>
            </w:pPr>
            <w:del w:id="168" w:author="Gu, Wanjun" w:date="2024-06-18T11:13:00Z">
              <w:r w:rsidRPr="00E130C1" w:rsidDel="00887B16">
                <w:rPr>
                  <w:rFonts w:ascii="Arial" w:hAnsi="Arial" w:cs="Arial"/>
                </w:rPr>
                <w:delText>7</w:delText>
              </w:r>
            </w:del>
          </w:p>
        </w:tc>
        <w:tc>
          <w:tcPr>
            <w:tcW w:w="8460" w:type="dxa"/>
            <w:tcPrChange w:id="169" w:author="Gu, Wanjun" w:date="2024-06-18T17:24:00Z">
              <w:tcPr>
                <w:tcW w:w="8460" w:type="dxa"/>
              </w:tcPr>
            </w:tcPrChange>
          </w:tcPr>
          <w:p w14:paraId="77CA17B5" w14:textId="23DDC1F9" w:rsidR="00A67EBB" w:rsidRPr="00E130C1" w:rsidDel="00887B16" w:rsidRDefault="00A67EBB" w:rsidP="00046599">
            <w:pPr>
              <w:jc w:val="both"/>
              <w:cnfStyle w:val="000000100000" w:firstRow="0" w:lastRow="0" w:firstColumn="0" w:lastColumn="0" w:oddVBand="0" w:evenVBand="0" w:oddHBand="1" w:evenHBand="0" w:firstRowFirstColumn="0" w:firstRowLastColumn="0" w:lastRowFirstColumn="0" w:lastRowLastColumn="0"/>
              <w:rPr>
                <w:del w:id="170" w:author="Gu, Wanjun" w:date="2024-06-18T11:13:00Z"/>
                <w:rFonts w:ascii="Arial" w:hAnsi="Arial" w:cs="Arial"/>
              </w:rPr>
            </w:pPr>
            <w:del w:id="171" w:author="Gu, Wanjun" w:date="2024-06-18T11:13:00Z">
              <w:r w:rsidRPr="00E130C1" w:rsidDel="00887B16">
                <w:rPr>
                  <w:rFonts w:ascii="Arial" w:hAnsi="Arial" w:cs="Arial"/>
                </w:rPr>
                <w:delText>Lower anterior corner of rectangle circumscribing the calcaneus</w:delText>
              </w:r>
            </w:del>
          </w:p>
        </w:tc>
      </w:tr>
      <w:tr w:rsidR="00A67EBB" w:rsidRPr="00E130C1" w:rsidDel="00887B16" w14:paraId="12EFEDD4" w14:textId="2E49D977" w:rsidTr="004332D1">
        <w:trPr>
          <w:del w:id="172"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173" w:author="Gu, Wanjun" w:date="2024-06-18T17:24:00Z">
              <w:tcPr>
                <w:tcW w:w="1165" w:type="dxa"/>
              </w:tcPr>
            </w:tcPrChange>
          </w:tcPr>
          <w:p w14:paraId="58700A74" w14:textId="02B9A26F" w:rsidR="00A67EBB" w:rsidRPr="00E130C1" w:rsidDel="00887B16" w:rsidRDefault="00A67EBB" w:rsidP="00046599">
            <w:pPr>
              <w:jc w:val="both"/>
              <w:rPr>
                <w:del w:id="174" w:author="Gu, Wanjun" w:date="2024-06-18T11:13:00Z"/>
                <w:rFonts w:ascii="Arial" w:hAnsi="Arial" w:cs="Arial"/>
              </w:rPr>
            </w:pPr>
            <w:del w:id="175" w:author="Gu, Wanjun" w:date="2024-06-18T11:13:00Z">
              <w:r w:rsidRPr="00E130C1" w:rsidDel="00887B16">
                <w:rPr>
                  <w:rFonts w:ascii="Arial" w:hAnsi="Arial" w:cs="Arial"/>
                </w:rPr>
                <w:delText>8</w:delText>
              </w:r>
            </w:del>
          </w:p>
        </w:tc>
        <w:tc>
          <w:tcPr>
            <w:tcW w:w="8460" w:type="dxa"/>
            <w:tcPrChange w:id="176" w:author="Gu, Wanjun" w:date="2024-06-18T17:24:00Z">
              <w:tcPr>
                <w:tcW w:w="8460" w:type="dxa"/>
              </w:tcPr>
            </w:tcPrChange>
          </w:tcPr>
          <w:p w14:paraId="5D4DF654" w14:textId="5BB0F23C" w:rsidR="00A67EBB" w:rsidRPr="00E130C1" w:rsidDel="00887B16" w:rsidRDefault="00A67EBB" w:rsidP="00046599">
            <w:pPr>
              <w:jc w:val="both"/>
              <w:cnfStyle w:val="000000000000" w:firstRow="0" w:lastRow="0" w:firstColumn="0" w:lastColumn="0" w:oddVBand="0" w:evenVBand="0" w:oddHBand="0" w:evenHBand="0" w:firstRowFirstColumn="0" w:firstRowLastColumn="0" w:lastRowFirstColumn="0" w:lastRowLastColumn="0"/>
              <w:rPr>
                <w:del w:id="177" w:author="Gu, Wanjun" w:date="2024-06-18T11:13:00Z"/>
                <w:rFonts w:ascii="Arial" w:hAnsi="Arial" w:cs="Arial"/>
              </w:rPr>
            </w:pPr>
            <w:del w:id="178" w:author="Gu, Wanjun" w:date="2024-06-18T11:13:00Z">
              <w:r w:rsidRPr="00E130C1" w:rsidDel="00887B16">
                <w:rPr>
                  <w:rFonts w:ascii="Arial" w:hAnsi="Arial" w:cs="Arial"/>
                </w:rPr>
                <w:delText xml:space="preserve">Superior anterior point of the anterior </w:delText>
              </w:r>
              <w:r w:rsidR="00D57436" w:rsidRPr="00E130C1" w:rsidDel="00887B16">
                <w:rPr>
                  <w:rFonts w:ascii="Arial" w:hAnsi="Arial" w:cs="Arial"/>
                </w:rPr>
                <w:delText>process</w:delText>
              </w:r>
            </w:del>
          </w:p>
        </w:tc>
      </w:tr>
      <w:tr w:rsidR="00A67EBB" w:rsidRPr="00E130C1" w:rsidDel="00887B16" w14:paraId="5047F08A" w14:textId="7FD11247" w:rsidTr="004332D1">
        <w:trPr>
          <w:cnfStyle w:val="000000100000" w:firstRow="0" w:lastRow="0" w:firstColumn="0" w:lastColumn="0" w:oddVBand="0" w:evenVBand="0" w:oddHBand="1" w:evenHBand="0" w:firstRowFirstColumn="0" w:firstRowLastColumn="0" w:lastRowFirstColumn="0" w:lastRowLastColumn="0"/>
          <w:del w:id="179"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180" w:author="Gu, Wanjun" w:date="2024-06-18T17:24:00Z">
              <w:tcPr>
                <w:tcW w:w="1165" w:type="dxa"/>
              </w:tcPr>
            </w:tcPrChange>
          </w:tcPr>
          <w:p w14:paraId="1983946B" w14:textId="44C77616" w:rsidR="00A67EBB" w:rsidRPr="00E130C1" w:rsidDel="00887B16" w:rsidRDefault="00A67EBB" w:rsidP="00046599">
            <w:pPr>
              <w:jc w:val="both"/>
              <w:cnfStyle w:val="001000100000" w:firstRow="0" w:lastRow="0" w:firstColumn="1" w:lastColumn="0" w:oddVBand="0" w:evenVBand="0" w:oddHBand="1" w:evenHBand="0" w:firstRowFirstColumn="0" w:firstRowLastColumn="0" w:lastRowFirstColumn="0" w:lastRowLastColumn="0"/>
              <w:rPr>
                <w:del w:id="181" w:author="Gu, Wanjun" w:date="2024-06-18T11:13:00Z"/>
                <w:rFonts w:ascii="Arial" w:hAnsi="Arial" w:cs="Arial"/>
              </w:rPr>
            </w:pPr>
            <w:del w:id="182" w:author="Gu, Wanjun" w:date="2024-06-18T11:13:00Z">
              <w:r w:rsidRPr="00E130C1" w:rsidDel="00887B16">
                <w:rPr>
                  <w:rFonts w:ascii="Arial" w:hAnsi="Arial" w:cs="Arial"/>
                </w:rPr>
                <w:delText>9</w:delText>
              </w:r>
            </w:del>
          </w:p>
        </w:tc>
        <w:tc>
          <w:tcPr>
            <w:tcW w:w="8460" w:type="dxa"/>
            <w:tcPrChange w:id="183" w:author="Gu, Wanjun" w:date="2024-06-18T17:24:00Z">
              <w:tcPr>
                <w:tcW w:w="8460" w:type="dxa"/>
              </w:tcPr>
            </w:tcPrChange>
          </w:tcPr>
          <w:p w14:paraId="67E17B66" w14:textId="50A90928" w:rsidR="00A67EBB" w:rsidRPr="00E130C1" w:rsidDel="00887B16" w:rsidRDefault="00E130C1" w:rsidP="00046599">
            <w:pPr>
              <w:jc w:val="both"/>
              <w:cnfStyle w:val="000000100000" w:firstRow="0" w:lastRow="0" w:firstColumn="0" w:lastColumn="0" w:oddVBand="0" w:evenVBand="0" w:oddHBand="1" w:evenHBand="0" w:firstRowFirstColumn="0" w:firstRowLastColumn="0" w:lastRowFirstColumn="0" w:lastRowLastColumn="0"/>
              <w:rPr>
                <w:del w:id="184" w:author="Gu, Wanjun" w:date="2024-06-18T11:13:00Z"/>
                <w:rFonts w:ascii="Arial" w:hAnsi="Arial" w:cs="Arial"/>
              </w:rPr>
            </w:pPr>
            <w:del w:id="185" w:author="Gu, Wanjun" w:date="2024-06-18T11:13:00Z">
              <w:r w:rsidDel="00887B16">
                <w:rPr>
                  <w:rFonts w:ascii="Arial" w:hAnsi="Arial" w:cs="Arial"/>
                </w:rPr>
                <w:delText>A</w:delText>
              </w:r>
              <w:r w:rsidR="00D57436" w:rsidRPr="00E130C1" w:rsidDel="00887B16">
                <w:rPr>
                  <w:rFonts w:ascii="Arial" w:hAnsi="Arial" w:cs="Arial"/>
                </w:rPr>
                <w:delText>pex of the Gissane angle</w:delText>
              </w:r>
            </w:del>
          </w:p>
        </w:tc>
      </w:tr>
      <w:tr w:rsidR="00A67EBB" w:rsidRPr="00E130C1" w:rsidDel="00887B16" w14:paraId="043A6002" w14:textId="5D7ADF88" w:rsidTr="004332D1">
        <w:trPr>
          <w:del w:id="186"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187" w:author="Gu, Wanjun" w:date="2024-06-18T17:24:00Z">
              <w:tcPr>
                <w:tcW w:w="1165" w:type="dxa"/>
              </w:tcPr>
            </w:tcPrChange>
          </w:tcPr>
          <w:p w14:paraId="72E3BAF7" w14:textId="17DF87A6" w:rsidR="00A67EBB" w:rsidRPr="00E130C1" w:rsidDel="00887B16" w:rsidRDefault="00A67EBB" w:rsidP="00046599">
            <w:pPr>
              <w:jc w:val="both"/>
              <w:rPr>
                <w:del w:id="188" w:author="Gu, Wanjun" w:date="2024-06-18T11:13:00Z"/>
                <w:rFonts w:ascii="Arial" w:hAnsi="Arial" w:cs="Arial"/>
              </w:rPr>
            </w:pPr>
            <w:del w:id="189" w:author="Gu, Wanjun" w:date="2024-06-18T11:13:00Z">
              <w:r w:rsidRPr="00E130C1" w:rsidDel="00887B16">
                <w:rPr>
                  <w:rFonts w:ascii="Arial" w:hAnsi="Arial" w:cs="Arial"/>
                </w:rPr>
                <w:delText>10</w:delText>
              </w:r>
            </w:del>
          </w:p>
        </w:tc>
        <w:tc>
          <w:tcPr>
            <w:tcW w:w="8460" w:type="dxa"/>
            <w:tcPrChange w:id="190" w:author="Gu, Wanjun" w:date="2024-06-18T17:24:00Z">
              <w:tcPr>
                <w:tcW w:w="8460" w:type="dxa"/>
              </w:tcPr>
            </w:tcPrChange>
          </w:tcPr>
          <w:p w14:paraId="258897F5" w14:textId="7DF93BDF" w:rsidR="00A67EBB" w:rsidRPr="00E130C1" w:rsidDel="00887B16" w:rsidRDefault="00A67EBB" w:rsidP="00046599">
            <w:pPr>
              <w:jc w:val="both"/>
              <w:cnfStyle w:val="000000000000" w:firstRow="0" w:lastRow="0" w:firstColumn="0" w:lastColumn="0" w:oddVBand="0" w:evenVBand="0" w:oddHBand="0" w:evenHBand="0" w:firstRowFirstColumn="0" w:firstRowLastColumn="0" w:lastRowFirstColumn="0" w:lastRowLastColumn="0"/>
              <w:rPr>
                <w:del w:id="191" w:author="Gu, Wanjun" w:date="2024-06-18T11:13:00Z"/>
                <w:rFonts w:ascii="Arial" w:hAnsi="Arial" w:cs="Arial"/>
              </w:rPr>
            </w:pPr>
            <w:del w:id="192" w:author="Gu, Wanjun" w:date="2024-06-18T11:13:00Z">
              <w:r w:rsidRPr="00E130C1" w:rsidDel="00887B16">
                <w:rPr>
                  <w:rFonts w:ascii="Arial" w:hAnsi="Arial" w:cs="Arial"/>
                </w:rPr>
                <w:delText>Summit of the posterior facet</w:delText>
              </w:r>
            </w:del>
          </w:p>
        </w:tc>
      </w:tr>
      <w:tr w:rsidR="00A67EBB" w:rsidRPr="00E130C1" w:rsidDel="00887B16" w14:paraId="098096C9" w14:textId="284F24BD" w:rsidTr="004332D1">
        <w:trPr>
          <w:cnfStyle w:val="000000100000" w:firstRow="0" w:lastRow="0" w:firstColumn="0" w:lastColumn="0" w:oddVBand="0" w:evenVBand="0" w:oddHBand="1" w:evenHBand="0" w:firstRowFirstColumn="0" w:firstRowLastColumn="0" w:lastRowFirstColumn="0" w:lastRowLastColumn="0"/>
          <w:del w:id="193"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194" w:author="Gu, Wanjun" w:date="2024-06-18T17:24:00Z">
              <w:tcPr>
                <w:tcW w:w="1165" w:type="dxa"/>
              </w:tcPr>
            </w:tcPrChange>
          </w:tcPr>
          <w:p w14:paraId="4E81E393" w14:textId="65F4DB4B" w:rsidR="00A67EBB" w:rsidRPr="00E130C1" w:rsidDel="00887B16" w:rsidRDefault="00A67EBB" w:rsidP="00046599">
            <w:pPr>
              <w:jc w:val="both"/>
              <w:cnfStyle w:val="001000100000" w:firstRow="0" w:lastRow="0" w:firstColumn="1" w:lastColumn="0" w:oddVBand="0" w:evenVBand="0" w:oddHBand="1" w:evenHBand="0" w:firstRowFirstColumn="0" w:firstRowLastColumn="0" w:lastRowFirstColumn="0" w:lastRowLastColumn="0"/>
              <w:rPr>
                <w:del w:id="195" w:author="Gu, Wanjun" w:date="2024-06-18T11:13:00Z"/>
                <w:rFonts w:ascii="Arial" w:hAnsi="Arial" w:cs="Arial"/>
              </w:rPr>
            </w:pPr>
            <w:del w:id="196" w:author="Gu, Wanjun" w:date="2024-06-18T11:13:00Z">
              <w:r w:rsidRPr="00E130C1" w:rsidDel="00887B16">
                <w:rPr>
                  <w:rFonts w:ascii="Arial" w:hAnsi="Arial" w:cs="Arial"/>
                </w:rPr>
                <w:delText>11</w:delText>
              </w:r>
            </w:del>
          </w:p>
        </w:tc>
        <w:tc>
          <w:tcPr>
            <w:tcW w:w="8460" w:type="dxa"/>
            <w:tcPrChange w:id="197" w:author="Gu, Wanjun" w:date="2024-06-18T17:24:00Z">
              <w:tcPr>
                <w:tcW w:w="8460" w:type="dxa"/>
              </w:tcPr>
            </w:tcPrChange>
          </w:tcPr>
          <w:p w14:paraId="680456BE" w14:textId="2A340276" w:rsidR="00A67EBB" w:rsidRPr="00E130C1" w:rsidDel="00887B16" w:rsidRDefault="00D9203D" w:rsidP="00046599">
            <w:pPr>
              <w:jc w:val="both"/>
              <w:cnfStyle w:val="000000100000" w:firstRow="0" w:lastRow="0" w:firstColumn="0" w:lastColumn="0" w:oddVBand="0" w:evenVBand="0" w:oddHBand="1" w:evenHBand="0" w:firstRowFirstColumn="0" w:firstRowLastColumn="0" w:lastRowFirstColumn="0" w:lastRowLastColumn="0"/>
              <w:rPr>
                <w:del w:id="198" w:author="Gu, Wanjun" w:date="2024-06-18T11:13:00Z"/>
                <w:rFonts w:ascii="Arial" w:eastAsiaTheme="minorEastAsia" w:hAnsi="Arial" w:cs="Arial"/>
                <w:lang w:eastAsia="zh-CN"/>
              </w:rPr>
            </w:pPr>
            <w:del w:id="199" w:author="Gu, Wanjun" w:date="2024-06-18T11:13:00Z">
              <w:r w:rsidRPr="00E130C1" w:rsidDel="00887B16">
                <w:rPr>
                  <w:rFonts w:ascii="Arial" w:hAnsi="Arial" w:cs="Arial"/>
                </w:rPr>
                <w:delText>Most posterior point of t</w:delText>
              </w:r>
              <w:r w:rsidR="00DD4274" w:rsidRPr="00E130C1" w:rsidDel="00887B16">
                <w:rPr>
                  <w:rFonts w:ascii="Arial" w:hAnsi="Arial" w:cs="Arial"/>
                </w:rPr>
                <w:delText>he calcan</w:delText>
              </w:r>
              <w:r w:rsidR="00F06F8B" w:rsidRPr="00E130C1" w:rsidDel="00887B16">
                <w:rPr>
                  <w:rFonts w:ascii="Arial" w:hAnsi="Arial" w:cs="Arial"/>
                </w:rPr>
                <w:delText xml:space="preserve">eal </w:delText>
              </w:r>
              <w:r w:rsidRPr="00E130C1" w:rsidDel="00887B16">
                <w:rPr>
                  <w:rFonts w:ascii="Arial" w:hAnsi="Arial" w:cs="Arial"/>
                </w:rPr>
                <w:delText>tuberosity</w:delText>
              </w:r>
            </w:del>
          </w:p>
        </w:tc>
      </w:tr>
      <w:tr w:rsidR="00A67EBB" w:rsidRPr="00E130C1" w:rsidDel="00887B16" w14:paraId="3D9077F0" w14:textId="7E3D9045" w:rsidTr="004332D1">
        <w:trPr>
          <w:del w:id="200"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201" w:author="Gu, Wanjun" w:date="2024-06-18T17:24:00Z">
              <w:tcPr>
                <w:tcW w:w="1165" w:type="dxa"/>
              </w:tcPr>
            </w:tcPrChange>
          </w:tcPr>
          <w:p w14:paraId="252555BE" w14:textId="005519BA" w:rsidR="00A67EBB" w:rsidRPr="00E130C1" w:rsidDel="00887B16" w:rsidRDefault="00A67EBB" w:rsidP="00046599">
            <w:pPr>
              <w:jc w:val="both"/>
              <w:rPr>
                <w:del w:id="202" w:author="Gu, Wanjun" w:date="2024-06-18T11:13:00Z"/>
                <w:rFonts w:ascii="Arial" w:hAnsi="Arial" w:cs="Arial"/>
              </w:rPr>
            </w:pPr>
            <w:del w:id="203" w:author="Gu, Wanjun" w:date="2024-06-18T11:13:00Z">
              <w:r w:rsidRPr="00E130C1" w:rsidDel="00887B16">
                <w:rPr>
                  <w:rFonts w:ascii="Arial" w:hAnsi="Arial" w:cs="Arial"/>
                </w:rPr>
                <w:delText>12</w:delText>
              </w:r>
            </w:del>
          </w:p>
        </w:tc>
        <w:tc>
          <w:tcPr>
            <w:tcW w:w="8460" w:type="dxa"/>
            <w:tcPrChange w:id="204" w:author="Gu, Wanjun" w:date="2024-06-18T17:24:00Z">
              <w:tcPr>
                <w:tcW w:w="8460" w:type="dxa"/>
              </w:tcPr>
            </w:tcPrChange>
          </w:tcPr>
          <w:p w14:paraId="245720C2" w14:textId="3AB2F3BE" w:rsidR="00A67EBB" w:rsidRPr="00E130C1" w:rsidDel="00887B16" w:rsidRDefault="00A67EBB" w:rsidP="00046599">
            <w:pPr>
              <w:jc w:val="both"/>
              <w:cnfStyle w:val="000000000000" w:firstRow="0" w:lastRow="0" w:firstColumn="0" w:lastColumn="0" w:oddVBand="0" w:evenVBand="0" w:oddHBand="0" w:evenHBand="0" w:firstRowFirstColumn="0" w:firstRowLastColumn="0" w:lastRowFirstColumn="0" w:lastRowLastColumn="0"/>
              <w:rPr>
                <w:del w:id="205" w:author="Gu, Wanjun" w:date="2024-06-18T11:13:00Z"/>
                <w:rFonts w:ascii="Arial" w:hAnsi="Arial" w:cs="Arial"/>
              </w:rPr>
            </w:pPr>
            <w:del w:id="206" w:author="Gu, Wanjun" w:date="2024-06-18T11:13:00Z">
              <w:r w:rsidRPr="00E130C1" w:rsidDel="00887B16">
                <w:rPr>
                  <w:rFonts w:ascii="Arial" w:hAnsi="Arial" w:cs="Arial"/>
                </w:rPr>
                <w:delText>Insertion of the plantar fascia</w:delText>
              </w:r>
            </w:del>
          </w:p>
        </w:tc>
      </w:tr>
      <w:tr w:rsidR="00A67EBB" w:rsidRPr="00E130C1" w:rsidDel="00887B16" w14:paraId="694D0A07" w14:textId="0E4E6AEE" w:rsidTr="004332D1">
        <w:trPr>
          <w:cnfStyle w:val="000000100000" w:firstRow="0" w:lastRow="0" w:firstColumn="0" w:lastColumn="0" w:oddVBand="0" w:evenVBand="0" w:oddHBand="1" w:evenHBand="0" w:firstRowFirstColumn="0" w:firstRowLastColumn="0" w:lastRowFirstColumn="0" w:lastRowLastColumn="0"/>
          <w:trHeight w:val="224"/>
          <w:del w:id="207" w:author="Gu, Wanjun" w:date="2024-06-18T11:13:00Z"/>
          <w:trPrChange w:id="208" w:author="Gu, Wanjun" w:date="2024-06-18T17:24:00Z">
            <w:trPr>
              <w:trHeight w:val="224"/>
            </w:trPr>
          </w:trPrChange>
        </w:trPr>
        <w:tc>
          <w:tcPr>
            <w:cnfStyle w:val="001000000000" w:firstRow="0" w:lastRow="0" w:firstColumn="1" w:lastColumn="0" w:oddVBand="0" w:evenVBand="0" w:oddHBand="0" w:evenHBand="0" w:firstRowFirstColumn="0" w:firstRowLastColumn="0" w:lastRowFirstColumn="0" w:lastRowLastColumn="0"/>
            <w:tcW w:w="1165" w:type="dxa"/>
            <w:tcPrChange w:id="209" w:author="Gu, Wanjun" w:date="2024-06-18T17:24:00Z">
              <w:tcPr>
                <w:tcW w:w="1165" w:type="dxa"/>
              </w:tcPr>
            </w:tcPrChange>
          </w:tcPr>
          <w:p w14:paraId="6A55F446" w14:textId="68789263" w:rsidR="00A67EBB" w:rsidRPr="00E130C1" w:rsidDel="00887B16" w:rsidRDefault="00A67EBB" w:rsidP="00046599">
            <w:pPr>
              <w:jc w:val="both"/>
              <w:cnfStyle w:val="001000100000" w:firstRow="0" w:lastRow="0" w:firstColumn="1" w:lastColumn="0" w:oddVBand="0" w:evenVBand="0" w:oddHBand="1" w:evenHBand="0" w:firstRowFirstColumn="0" w:firstRowLastColumn="0" w:lastRowFirstColumn="0" w:lastRowLastColumn="0"/>
              <w:rPr>
                <w:del w:id="210" w:author="Gu, Wanjun" w:date="2024-06-18T11:13:00Z"/>
                <w:rFonts w:ascii="Arial" w:hAnsi="Arial" w:cs="Arial"/>
              </w:rPr>
            </w:pPr>
            <w:del w:id="211" w:author="Gu, Wanjun" w:date="2024-06-18T11:13:00Z">
              <w:r w:rsidRPr="00E130C1" w:rsidDel="00887B16">
                <w:rPr>
                  <w:rFonts w:ascii="Arial" w:hAnsi="Arial" w:cs="Arial"/>
                </w:rPr>
                <w:delText>13</w:delText>
              </w:r>
            </w:del>
          </w:p>
        </w:tc>
        <w:tc>
          <w:tcPr>
            <w:tcW w:w="8460" w:type="dxa"/>
            <w:tcPrChange w:id="212" w:author="Gu, Wanjun" w:date="2024-06-18T17:24:00Z">
              <w:tcPr>
                <w:tcW w:w="8460" w:type="dxa"/>
              </w:tcPr>
            </w:tcPrChange>
          </w:tcPr>
          <w:p w14:paraId="7E890335" w14:textId="77763EA6" w:rsidR="00A67EBB" w:rsidRPr="00E130C1" w:rsidDel="00887B16" w:rsidRDefault="00A67EBB" w:rsidP="00046599">
            <w:pPr>
              <w:jc w:val="both"/>
              <w:cnfStyle w:val="000000100000" w:firstRow="0" w:lastRow="0" w:firstColumn="0" w:lastColumn="0" w:oddVBand="0" w:evenVBand="0" w:oddHBand="1" w:evenHBand="0" w:firstRowFirstColumn="0" w:firstRowLastColumn="0" w:lastRowFirstColumn="0" w:lastRowLastColumn="0"/>
              <w:rPr>
                <w:del w:id="213" w:author="Gu, Wanjun" w:date="2024-06-18T11:13:00Z"/>
                <w:rFonts w:ascii="Arial" w:hAnsi="Arial" w:cs="Arial"/>
              </w:rPr>
            </w:pPr>
            <w:del w:id="214" w:author="Gu, Wanjun" w:date="2024-06-18T11:13:00Z">
              <w:r w:rsidRPr="00E130C1" w:rsidDel="00887B16">
                <w:rPr>
                  <w:rFonts w:ascii="Arial" w:hAnsi="Arial" w:cs="Arial"/>
                </w:rPr>
                <w:delText xml:space="preserve">Inferior anterior point of the </w:delText>
              </w:r>
              <w:r w:rsidR="00CF5624" w:rsidRPr="00E130C1" w:rsidDel="00887B16">
                <w:rPr>
                  <w:rFonts w:ascii="Arial" w:eastAsiaTheme="minorEastAsia" w:hAnsi="Arial" w:cs="Arial"/>
                  <w:lang w:eastAsia="zh-CN"/>
                </w:rPr>
                <w:delText>anterior process</w:delText>
              </w:r>
            </w:del>
          </w:p>
        </w:tc>
      </w:tr>
      <w:tr w:rsidR="00A67EBB" w:rsidRPr="00E130C1" w:rsidDel="00887B16" w14:paraId="4CFB6225" w14:textId="7C16F40D" w:rsidTr="004332D1">
        <w:trPr>
          <w:del w:id="215"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216" w:author="Gu, Wanjun" w:date="2024-06-18T17:24:00Z">
              <w:tcPr>
                <w:tcW w:w="1165" w:type="dxa"/>
              </w:tcPr>
            </w:tcPrChange>
          </w:tcPr>
          <w:p w14:paraId="4B869F76" w14:textId="62496A7E" w:rsidR="00A67EBB" w:rsidRPr="00E130C1" w:rsidDel="00887B16" w:rsidRDefault="00A67EBB" w:rsidP="00046599">
            <w:pPr>
              <w:jc w:val="both"/>
              <w:rPr>
                <w:del w:id="217" w:author="Gu, Wanjun" w:date="2024-06-18T11:13:00Z"/>
                <w:rFonts w:ascii="Arial" w:hAnsi="Arial" w:cs="Arial"/>
              </w:rPr>
            </w:pPr>
            <w:del w:id="218" w:author="Gu, Wanjun" w:date="2024-06-18T11:13:00Z">
              <w:r w:rsidRPr="00E130C1" w:rsidDel="00887B16">
                <w:rPr>
                  <w:rFonts w:ascii="Arial" w:hAnsi="Arial" w:cs="Arial"/>
                </w:rPr>
                <w:delText xml:space="preserve">14 </w:delText>
              </w:r>
            </w:del>
          </w:p>
        </w:tc>
        <w:tc>
          <w:tcPr>
            <w:tcW w:w="8460" w:type="dxa"/>
            <w:tcPrChange w:id="219" w:author="Gu, Wanjun" w:date="2024-06-18T17:24:00Z">
              <w:tcPr>
                <w:tcW w:w="8460" w:type="dxa"/>
              </w:tcPr>
            </w:tcPrChange>
          </w:tcPr>
          <w:p w14:paraId="06A04172" w14:textId="0D25BED7" w:rsidR="00A67EBB" w:rsidRPr="00E130C1" w:rsidDel="00887B16" w:rsidRDefault="00A67EBB" w:rsidP="00046599">
            <w:pPr>
              <w:jc w:val="both"/>
              <w:cnfStyle w:val="000000000000" w:firstRow="0" w:lastRow="0" w:firstColumn="0" w:lastColumn="0" w:oddVBand="0" w:evenVBand="0" w:oddHBand="0" w:evenHBand="0" w:firstRowFirstColumn="0" w:firstRowLastColumn="0" w:lastRowFirstColumn="0" w:lastRowLastColumn="0"/>
              <w:rPr>
                <w:del w:id="220" w:author="Gu, Wanjun" w:date="2024-06-18T11:13:00Z"/>
                <w:rFonts w:ascii="Arial" w:hAnsi="Arial" w:cs="Arial"/>
              </w:rPr>
            </w:pPr>
            <w:del w:id="221" w:author="Gu, Wanjun" w:date="2024-06-18T11:13:00Z">
              <w:r w:rsidRPr="00E130C1" w:rsidDel="00887B16">
                <w:rPr>
                  <w:rFonts w:ascii="Arial" w:hAnsi="Arial" w:cs="Arial"/>
                </w:rPr>
                <w:delText xml:space="preserve">Summit of the </w:delText>
              </w:r>
            </w:del>
            <w:del w:id="222" w:author="Gu, Wanjun" w:date="2024-06-18T10:59:00Z">
              <w:r w:rsidR="00F06F8B" w:rsidRPr="00E130C1" w:rsidDel="00E130C1">
                <w:rPr>
                  <w:rFonts w:ascii="Arial" w:hAnsi="Arial" w:cs="Arial"/>
                </w:rPr>
                <w:delText xml:space="preserve">calcaneal </w:delText>
              </w:r>
              <w:r w:rsidRPr="00E130C1" w:rsidDel="00E130C1">
                <w:rPr>
                  <w:rFonts w:ascii="Arial" w:hAnsi="Arial" w:cs="Arial"/>
                </w:rPr>
                <w:delText xml:space="preserve"> tuberosity</w:delText>
              </w:r>
            </w:del>
          </w:p>
        </w:tc>
      </w:tr>
      <w:tr w:rsidR="00A67EBB" w:rsidRPr="00E130C1" w:rsidDel="00887B16" w14:paraId="44B4AEEA" w14:textId="392CB50B" w:rsidTr="004332D1">
        <w:trPr>
          <w:cnfStyle w:val="000000100000" w:firstRow="0" w:lastRow="0" w:firstColumn="0" w:lastColumn="0" w:oddVBand="0" w:evenVBand="0" w:oddHBand="1" w:evenHBand="0" w:firstRowFirstColumn="0" w:firstRowLastColumn="0" w:lastRowFirstColumn="0" w:lastRowLastColumn="0"/>
          <w:del w:id="223"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224" w:author="Gu, Wanjun" w:date="2024-06-18T17:24:00Z">
              <w:tcPr>
                <w:tcW w:w="1165" w:type="dxa"/>
              </w:tcPr>
            </w:tcPrChange>
          </w:tcPr>
          <w:p w14:paraId="62F0F3F7" w14:textId="36049213" w:rsidR="00A67EBB" w:rsidRPr="00E130C1" w:rsidDel="00887B16" w:rsidRDefault="00A67EBB" w:rsidP="00046599">
            <w:pPr>
              <w:jc w:val="both"/>
              <w:cnfStyle w:val="001000100000" w:firstRow="0" w:lastRow="0" w:firstColumn="1" w:lastColumn="0" w:oddVBand="0" w:evenVBand="0" w:oddHBand="1" w:evenHBand="0" w:firstRowFirstColumn="0" w:firstRowLastColumn="0" w:lastRowFirstColumn="0" w:lastRowLastColumn="0"/>
              <w:rPr>
                <w:del w:id="225" w:author="Gu, Wanjun" w:date="2024-06-18T11:13:00Z"/>
                <w:rFonts w:ascii="Arial" w:hAnsi="Arial" w:cs="Arial"/>
              </w:rPr>
            </w:pPr>
            <w:del w:id="226" w:author="Gu, Wanjun" w:date="2024-06-18T11:13:00Z">
              <w:r w:rsidRPr="00E130C1" w:rsidDel="00887B16">
                <w:rPr>
                  <w:rFonts w:ascii="Arial" w:hAnsi="Arial" w:cs="Arial"/>
                </w:rPr>
                <w:delText>15-</w:delText>
              </w:r>
              <w:r w:rsidR="00E47222" w:rsidRPr="00E130C1" w:rsidDel="00887B16">
                <w:rPr>
                  <w:rFonts w:ascii="Arial" w:hAnsi="Arial" w:cs="Arial"/>
                </w:rPr>
                <w:delText>35</w:delText>
              </w:r>
            </w:del>
          </w:p>
        </w:tc>
        <w:tc>
          <w:tcPr>
            <w:tcW w:w="8460" w:type="dxa"/>
            <w:tcPrChange w:id="227" w:author="Gu, Wanjun" w:date="2024-06-18T17:24:00Z">
              <w:tcPr>
                <w:tcW w:w="8460" w:type="dxa"/>
              </w:tcPr>
            </w:tcPrChange>
          </w:tcPr>
          <w:p w14:paraId="50CC325B" w14:textId="5DC3BCBE" w:rsidR="00A67EBB" w:rsidRPr="00E130C1" w:rsidDel="00887B16" w:rsidRDefault="00F1259A" w:rsidP="00046599">
            <w:pPr>
              <w:jc w:val="both"/>
              <w:cnfStyle w:val="000000100000" w:firstRow="0" w:lastRow="0" w:firstColumn="0" w:lastColumn="0" w:oddVBand="0" w:evenVBand="0" w:oddHBand="1" w:evenHBand="0" w:firstRowFirstColumn="0" w:firstRowLastColumn="0" w:lastRowFirstColumn="0" w:lastRowLastColumn="0"/>
              <w:rPr>
                <w:del w:id="228" w:author="Gu, Wanjun" w:date="2024-06-18T11:13:00Z"/>
                <w:rFonts w:ascii="Arial" w:hAnsi="Arial" w:cs="Arial"/>
              </w:rPr>
            </w:pPr>
            <w:del w:id="229" w:author="Gu, Wanjun" w:date="2024-06-18T11:13:00Z">
              <w:r w:rsidRPr="00E130C1" w:rsidDel="00887B16">
                <w:rPr>
                  <w:rFonts w:ascii="Arial" w:eastAsiaTheme="minorEastAsia" w:hAnsi="Arial" w:cs="Arial"/>
                  <w:lang w:eastAsia="zh-CN"/>
                </w:rPr>
                <w:delText>Arising s</w:delText>
              </w:r>
              <w:r w:rsidR="003F6D5E" w:rsidRPr="00E130C1" w:rsidDel="00887B16">
                <w:rPr>
                  <w:rFonts w:ascii="Arial" w:eastAsiaTheme="minorEastAsia" w:hAnsi="Arial" w:cs="Arial"/>
                  <w:lang w:eastAsia="zh-CN"/>
                </w:rPr>
                <w:delText>lop</w:delText>
              </w:r>
              <w:r w:rsidR="00DD4274" w:rsidRPr="00E130C1" w:rsidDel="00887B16">
                <w:rPr>
                  <w:rFonts w:ascii="Arial" w:eastAsiaTheme="minorEastAsia" w:hAnsi="Arial" w:cs="Arial"/>
                  <w:lang w:eastAsia="zh-CN"/>
                </w:rPr>
                <w:delText>e</w:delText>
              </w:r>
              <w:r w:rsidR="003F6D5E" w:rsidRPr="00E130C1" w:rsidDel="00887B16">
                <w:rPr>
                  <w:rFonts w:ascii="Arial" w:eastAsiaTheme="minorEastAsia" w:hAnsi="Arial" w:cs="Arial"/>
                  <w:lang w:eastAsia="zh-CN"/>
                </w:rPr>
                <w:delText xml:space="preserve"> </w:delText>
              </w:r>
              <w:r w:rsidRPr="00E130C1" w:rsidDel="00887B16">
                <w:rPr>
                  <w:rFonts w:ascii="Arial" w:eastAsiaTheme="minorEastAsia" w:hAnsi="Arial" w:cs="Arial"/>
                  <w:lang w:eastAsia="zh-CN"/>
                </w:rPr>
                <w:delText>leading</w:delText>
              </w:r>
              <w:r w:rsidR="00F06F8B" w:rsidRPr="00E130C1" w:rsidDel="00887B16">
                <w:rPr>
                  <w:rFonts w:ascii="Arial" w:eastAsiaTheme="minorEastAsia" w:hAnsi="Arial" w:cs="Arial"/>
                  <w:lang w:eastAsia="zh-CN"/>
                </w:rPr>
                <w:delText xml:space="preserve"> to the summit of the calcaneal</w:delText>
              </w:r>
              <w:r w:rsidR="00A67EBB" w:rsidRPr="00E130C1" w:rsidDel="00887B16">
                <w:rPr>
                  <w:rFonts w:ascii="Arial" w:hAnsi="Arial" w:cs="Arial"/>
                </w:rPr>
                <w:delText>tuberosity</w:delText>
              </w:r>
            </w:del>
          </w:p>
        </w:tc>
      </w:tr>
      <w:tr w:rsidR="00A67EBB" w:rsidRPr="00E130C1" w:rsidDel="00887B16" w14:paraId="088FB3CB" w14:textId="4791F288" w:rsidTr="004332D1">
        <w:trPr>
          <w:del w:id="230"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231" w:author="Gu, Wanjun" w:date="2024-06-18T17:24:00Z">
              <w:tcPr>
                <w:tcW w:w="1165" w:type="dxa"/>
              </w:tcPr>
            </w:tcPrChange>
          </w:tcPr>
          <w:p w14:paraId="62A72963" w14:textId="0473E109" w:rsidR="00A67EBB" w:rsidRPr="00E130C1" w:rsidDel="00887B16" w:rsidRDefault="00A67EBB" w:rsidP="00046599">
            <w:pPr>
              <w:jc w:val="both"/>
              <w:rPr>
                <w:del w:id="232" w:author="Gu, Wanjun" w:date="2024-06-18T11:13:00Z"/>
                <w:rFonts w:ascii="Arial" w:hAnsi="Arial" w:cs="Arial"/>
              </w:rPr>
            </w:pPr>
            <w:del w:id="233" w:author="Gu, Wanjun" w:date="2024-06-18T11:13:00Z">
              <w:r w:rsidRPr="00E130C1" w:rsidDel="00887B16">
                <w:rPr>
                  <w:rFonts w:ascii="Arial" w:hAnsi="Arial" w:cs="Arial"/>
                </w:rPr>
                <w:delText>36</w:delText>
              </w:r>
            </w:del>
          </w:p>
        </w:tc>
        <w:tc>
          <w:tcPr>
            <w:tcW w:w="8460" w:type="dxa"/>
            <w:tcPrChange w:id="234" w:author="Gu, Wanjun" w:date="2024-06-18T17:24:00Z">
              <w:tcPr>
                <w:tcW w:w="8460" w:type="dxa"/>
              </w:tcPr>
            </w:tcPrChange>
          </w:tcPr>
          <w:p w14:paraId="41EBA7C3" w14:textId="2BC88B3A" w:rsidR="00A67EBB" w:rsidRPr="00E130C1" w:rsidDel="00887B16" w:rsidRDefault="00EA6E27" w:rsidP="00046599">
            <w:pPr>
              <w:jc w:val="both"/>
              <w:cnfStyle w:val="000000000000" w:firstRow="0" w:lastRow="0" w:firstColumn="0" w:lastColumn="0" w:oddVBand="0" w:evenVBand="0" w:oddHBand="0" w:evenHBand="0" w:firstRowFirstColumn="0" w:firstRowLastColumn="0" w:lastRowFirstColumn="0" w:lastRowLastColumn="0"/>
              <w:rPr>
                <w:del w:id="235" w:author="Gu, Wanjun" w:date="2024-06-18T11:13:00Z"/>
                <w:rFonts w:ascii="Arial" w:hAnsi="Arial" w:cs="Arial"/>
              </w:rPr>
            </w:pPr>
            <w:del w:id="236" w:author="Gu, Wanjun" w:date="2024-06-18T11:13:00Z">
              <w:r w:rsidRPr="00E130C1" w:rsidDel="00887B16">
                <w:rPr>
                  <w:rFonts w:ascii="Arial" w:hAnsi="Arial" w:cs="Arial"/>
                </w:rPr>
                <w:delText>Inferior point of the retrocalcaneal tendon-bone contact surface/</w:delText>
              </w:r>
              <w:r w:rsidR="00A67EBB" w:rsidRPr="00E130C1" w:rsidDel="00887B16">
                <w:rPr>
                  <w:rFonts w:ascii="Arial" w:hAnsi="Arial" w:cs="Arial"/>
                </w:rPr>
                <w:delText xml:space="preserve">Superior </w:delText>
              </w:r>
              <w:r w:rsidRPr="00E130C1" w:rsidDel="00887B16">
                <w:rPr>
                  <w:rFonts w:ascii="Arial" w:hAnsi="Arial" w:cs="Arial"/>
                </w:rPr>
                <w:delText xml:space="preserve">starting point </w:delText>
              </w:r>
            </w:del>
            <w:del w:id="237" w:author="Gu, Wanjun" w:date="2024-06-18T11:12:00Z">
              <w:r w:rsidRPr="00E130C1" w:rsidDel="00887B16">
                <w:rPr>
                  <w:rFonts w:ascii="Arial" w:hAnsi="Arial" w:cs="Arial"/>
                </w:rPr>
                <w:delText xml:space="preserve">of </w:delText>
              </w:r>
              <w:r w:rsidR="00A67EBB" w:rsidRPr="00E130C1" w:rsidDel="00887B16">
                <w:rPr>
                  <w:rFonts w:ascii="Arial" w:hAnsi="Arial" w:cs="Arial"/>
                </w:rPr>
                <w:delText xml:space="preserve"> the</w:delText>
              </w:r>
            </w:del>
            <w:del w:id="238" w:author="Gu, Wanjun" w:date="2024-06-18T11:13:00Z">
              <w:r w:rsidR="00A67EBB" w:rsidRPr="00E130C1" w:rsidDel="00887B16">
                <w:rPr>
                  <w:rFonts w:ascii="Arial" w:hAnsi="Arial" w:cs="Arial"/>
                </w:rPr>
                <w:delText xml:space="preserve"> Achilles</w:delText>
              </w:r>
              <w:r w:rsidRPr="00E130C1" w:rsidDel="00887B16">
                <w:rPr>
                  <w:rFonts w:ascii="Arial" w:hAnsi="Arial" w:cs="Arial"/>
                </w:rPr>
                <w:delText xml:space="preserve"> insertion</w:delText>
              </w:r>
            </w:del>
          </w:p>
        </w:tc>
      </w:tr>
      <w:tr w:rsidR="00A67EBB" w:rsidRPr="00E130C1" w:rsidDel="00887B16" w14:paraId="183C853C" w14:textId="19ACE20B" w:rsidTr="004332D1">
        <w:trPr>
          <w:cnfStyle w:val="000000100000" w:firstRow="0" w:lastRow="0" w:firstColumn="0" w:lastColumn="0" w:oddVBand="0" w:evenVBand="0" w:oddHBand="1" w:evenHBand="0" w:firstRowFirstColumn="0" w:firstRowLastColumn="0" w:lastRowFirstColumn="0" w:lastRowLastColumn="0"/>
          <w:del w:id="239"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240" w:author="Gu, Wanjun" w:date="2024-06-18T17:24:00Z">
              <w:tcPr>
                <w:tcW w:w="1165" w:type="dxa"/>
              </w:tcPr>
            </w:tcPrChange>
          </w:tcPr>
          <w:p w14:paraId="0BF11EF5" w14:textId="4624A9CB" w:rsidR="00A67EBB" w:rsidRPr="00E130C1" w:rsidDel="00887B16" w:rsidRDefault="00E47222" w:rsidP="00046599">
            <w:pPr>
              <w:jc w:val="both"/>
              <w:cnfStyle w:val="001000100000" w:firstRow="0" w:lastRow="0" w:firstColumn="1" w:lastColumn="0" w:oddVBand="0" w:evenVBand="0" w:oddHBand="1" w:evenHBand="0" w:firstRowFirstColumn="0" w:firstRowLastColumn="0" w:lastRowFirstColumn="0" w:lastRowLastColumn="0"/>
              <w:rPr>
                <w:del w:id="241" w:author="Gu, Wanjun" w:date="2024-06-18T11:13:00Z"/>
                <w:rFonts w:ascii="Arial" w:hAnsi="Arial" w:cs="Arial"/>
              </w:rPr>
            </w:pPr>
            <w:del w:id="242" w:author="Gu, Wanjun" w:date="2024-06-18T11:13:00Z">
              <w:r w:rsidRPr="00E130C1" w:rsidDel="00887B16">
                <w:rPr>
                  <w:rFonts w:ascii="Arial" w:hAnsi="Arial" w:cs="Arial"/>
                </w:rPr>
                <w:delText>37</w:delText>
              </w:r>
              <w:r w:rsidR="00A67EBB" w:rsidRPr="00E130C1" w:rsidDel="00887B16">
                <w:rPr>
                  <w:rFonts w:ascii="Arial" w:hAnsi="Arial" w:cs="Arial"/>
                </w:rPr>
                <w:delText>-</w:delText>
              </w:r>
              <w:r w:rsidR="007C167E" w:rsidRPr="00E130C1" w:rsidDel="00887B16">
                <w:rPr>
                  <w:rFonts w:ascii="Arial" w:hAnsi="Arial" w:cs="Arial"/>
                </w:rPr>
                <w:delText>89</w:delText>
              </w:r>
            </w:del>
          </w:p>
        </w:tc>
        <w:tc>
          <w:tcPr>
            <w:tcW w:w="8460" w:type="dxa"/>
            <w:tcPrChange w:id="243" w:author="Gu, Wanjun" w:date="2024-06-18T17:24:00Z">
              <w:tcPr>
                <w:tcW w:w="8460" w:type="dxa"/>
              </w:tcPr>
            </w:tcPrChange>
          </w:tcPr>
          <w:p w14:paraId="3C3D56ED" w14:textId="01B50C7E" w:rsidR="00A67EBB" w:rsidRPr="00E130C1" w:rsidDel="00887B16" w:rsidRDefault="00671D0C" w:rsidP="00046599">
            <w:pPr>
              <w:jc w:val="both"/>
              <w:cnfStyle w:val="000000100000" w:firstRow="0" w:lastRow="0" w:firstColumn="0" w:lastColumn="0" w:oddVBand="0" w:evenVBand="0" w:oddHBand="1" w:evenHBand="0" w:firstRowFirstColumn="0" w:firstRowLastColumn="0" w:lastRowFirstColumn="0" w:lastRowLastColumn="0"/>
              <w:rPr>
                <w:del w:id="244" w:author="Gu, Wanjun" w:date="2024-06-18T11:13:00Z"/>
                <w:rFonts w:ascii="Arial" w:hAnsi="Arial" w:cs="Arial"/>
              </w:rPr>
            </w:pPr>
            <w:del w:id="245" w:author="Gu, Wanjun" w:date="2024-06-18T11:13:00Z">
              <w:r w:rsidRPr="00E130C1" w:rsidDel="00887B16">
                <w:rPr>
                  <w:rFonts w:ascii="Arial" w:hAnsi="Arial" w:cs="Arial"/>
                </w:rPr>
                <w:delText>The whole tendon-bone i</w:delText>
              </w:r>
              <w:r w:rsidR="00A67EBB" w:rsidRPr="00E130C1" w:rsidDel="00887B16">
                <w:rPr>
                  <w:rFonts w:ascii="Arial" w:hAnsi="Arial" w:cs="Arial"/>
                </w:rPr>
                <w:delText>nsertion of the Achilles</w:delText>
              </w:r>
              <w:r w:rsidR="00EA6E27" w:rsidRPr="00E130C1" w:rsidDel="00887B16">
                <w:rPr>
                  <w:rFonts w:ascii="Arial" w:hAnsi="Arial" w:cs="Arial"/>
                </w:rPr>
                <w:delText xml:space="preserve"> on the </w:delText>
              </w:r>
              <w:r w:rsidRPr="00E130C1" w:rsidDel="00887B16">
                <w:rPr>
                  <w:rFonts w:ascii="Arial" w:hAnsi="Arial" w:cs="Arial"/>
                </w:rPr>
                <w:delText xml:space="preserve">calcaneal </w:delText>
              </w:r>
              <w:r w:rsidR="00EA6E27" w:rsidRPr="00E130C1" w:rsidDel="00887B16">
                <w:rPr>
                  <w:rFonts w:ascii="Arial" w:hAnsi="Arial" w:cs="Arial"/>
                </w:rPr>
                <w:delText>tuberosity</w:delText>
              </w:r>
            </w:del>
          </w:p>
        </w:tc>
      </w:tr>
      <w:tr w:rsidR="00A67EBB" w:rsidRPr="00E130C1" w:rsidDel="00887B16" w14:paraId="08ACD9DA" w14:textId="688F6D7F" w:rsidTr="004332D1">
        <w:trPr>
          <w:del w:id="246"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247" w:author="Gu, Wanjun" w:date="2024-06-18T17:24:00Z">
              <w:tcPr>
                <w:tcW w:w="1165" w:type="dxa"/>
              </w:tcPr>
            </w:tcPrChange>
          </w:tcPr>
          <w:p w14:paraId="64D01F0B" w14:textId="79A45752" w:rsidR="00A67EBB" w:rsidRPr="00E130C1" w:rsidDel="00887B16" w:rsidRDefault="00A67EBB" w:rsidP="00046599">
            <w:pPr>
              <w:jc w:val="both"/>
              <w:rPr>
                <w:del w:id="248" w:author="Gu, Wanjun" w:date="2024-06-18T11:13:00Z"/>
                <w:rFonts w:ascii="Arial" w:hAnsi="Arial" w:cs="Arial"/>
              </w:rPr>
            </w:pPr>
            <w:del w:id="249" w:author="Gu, Wanjun" w:date="2024-06-18T11:13:00Z">
              <w:r w:rsidRPr="00E130C1" w:rsidDel="00887B16">
                <w:rPr>
                  <w:rFonts w:ascii="Arial" w:hAnsi="Arial" w:cs="Arial"/>
                </w:rPr>
                <w:delText>90</w:delText>
              </w:r>
            </w:del>
          </w:p>
        </w:tc>
        <w:tc>
          <w:tcPr>
            <w:tcW w:w="8460" w:type="dxa"/>
            <w:tcPrChange w:id="250" w:author="Gu, Wanjun" w:date="2024-06-18T17:24:00Z">
              <w:tcPr>
                <w:tcW w:w="8460" w:type="dxa"/>
              </w:tcPr>
            </w:tcPrChange>
          </w:tcPr>
          <w:p w14:paraId="1F43D771" w14:textId="707C3879" w:rsidR="00A67EBB" w:rsidRPr="00E130C1" w:rsidDel="00887B16" w:rsidRDefault="00A67EBB" w:rsidP="00046599">
            <w:pPr>
              <w:jc w:val="both"/>
              <w:cnfStyle w:val="000000000000" w:firstRow="0" w:lastRow="0" w:firstColumn="0" w:lastColumn="0" w:oddVBand="0" w:evenVBand="0" w:oddHBand="0" w:evenHBand="0" w:firstRowFirstColumn="0" w:firstRowLastColumn="0" w:lastRowFirstColumn="0" w:lastRowLastColumn="0"/>
              <w:rPr>
                <w:del w:id="251" w:author="Gu, Wanjun" w:date="2024-06-18T11:13:00Z"/>
                <w:rFonts w:ascii="Arial" w:hAnsi="Arial" w:cs="Arial"/>
              </w:rPr>
            </w:pPr>
            <w:del w:id="252" w:author="Gu, Wanjun" w:date="2024-06-18T11:13:00Z">
              <w:r w:rsidRPr="00E130C1" w:rsidDel="00887B16">
                <w:rPr>
                  <w:rFonts w:ascii="Arial" w:hAnsi="Arial" w:cs="Arial"/>
                </w:rPr>
                <w:delText>Weightbearing point</w:delText>
              </w:r>
            </w:del>
          </w:p>
        </w:tc>
      </w:tr>
      <w:tr w:rsidR="00887B16" w:rsidRPr="00E130C1" w14:paraId="0C665F4E" w14:textId="77777777" w:rsidTr="004332D1">
        <w:trPr>
          <w:cnfStyle w:val="000000100000" w:firstRow="0" w:lastRow="0" w:firstColumn="0" w:lastColumn="0" w:oddVBand="0" w:evenVBand="0" w:oddHBand="1" w:evenHBand="0" w:firstRowFirstColumn="0" w:firstRowLastColumn="0" w:lastRowFirstColumn="0" w:lastRowLastColumn="0"/>
          <w:ins w:id="253"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254" w:author="Gu, Wanjun" w:date="2024-06-18T17:24:00Z">
              <w:tcPr>
                <w:tcW w:w="1165" w:type="dxa"/>
              </w:tcPr>
            </w:tcPrChange>
          </w:tcPr>
          <w:p w14:paraId="6D5EFFAF" w14:textId="77777777" w:rsidR="00887B16" w:rsidRPr="00E130C1" w:rsidRDefault="00887B16" w:rsidP="00802A7C">
            <w:pPr>
              <w:jc w:val="both"/>
              <w:cnfStyle w:val="001000100000" w:firstRow="0" w:lastRow="0" w:firstColumn="1" w:lastColumn="0" w:oddVBand="0" w:evenVBand="0" w:oddHBand="1" w:evenHBand="0" w:firstRowFirstColumn="0" w:firstRowLastColumn="0" w:lastRowFirstColumn="0" w:lastRowLastColumn="0"/>
              <w:rPr>
                <w:ins w:id="255" w:author="Gu, Wanjun" w:date="2024-06-18T11:13:00Z"/>
                <w:rFonts w:ascii="Arial" w:hAnsi="Arial" w:cs="Arial"/>
              </w:rPr>
            </w:pPr>
            <w:ins w:id="256" w:author="Gu, Wanjun" w:date="2024-06-18T11:13:00Z">
              <w:r w:rsidRPr="00E130C1">
                <w:rPr>
                  <w:rFonts w:ascii="Arial" w:hAnsi="Arial" w:cs="Arial"/>
                </w:rPr>
                <w:t>Point</w:t>
              </w:r>
            </w:ins>
          </w:p>
        </w:tc>
        <w:tc>
          <w:tcPr>
            <w:tcW w:w="8460" w:type="dxa"/>
            <w:tcPrChange w:id="257" w:author="Gu, Wanjun" w:date="2024-06-18T17:24:00Z">
              <w:tcPr>
                <w:tcW w:w="8460" w:type="dxa"/>
              </w:tcPr>
            </w:tcPrChange>
          </w:tcPr>
          <w:p w14:paraId="7083D3EF" w14:textId="77777777" w:rsidR="00887B16" w:rsidRPr="004332D1" w:rsidRDefault="00887B16" w:rsidP="00802A7C">
            <w:pPr>
              <w:jc w:val="both"/>
              <w:cnfStyle w:val="000000100000" w:firstRow="0" w:lastRow="0" w:firstColumn="0" w:lastColumn="0" w:oddVBand="0" w:evenVBand="0" w:oddHBand="1" w:evenHBand="0" w:firstRowFirstColumn="0" w:firstRowLastColumn="0" w:lastRowFirstColumn="0" w:lastRowLastColumn="0"/>
              <w:rPr>
                <w:ins w:id="258" w:author="Gu, Wanjun" w:date="2024-06-18T11:13:00Z"/>
                <w:rFonts w:ascii="Arial" w:hAnsi="Arial" w:cs="Arial"/>
                <w:b/>
                <w:bCs/>
                <w:rPrChange w:id="259" w:author="Gu, Wanjun" w:date="2024-06-18T17:24:00Z">
                  <w:rPr>
                    <w:ins w:id="260" w:author="Gu, Wanjun" w:date="2024-06-18T11:13:00Z"/>
                    <w:rFonts w:ascii="Arial" w:hAnsi="Arial" w:cs="Arial"/>
                  </w:rPr>
                </w:rPrChange>
              </w:rPr>
            </w:pPr>
            <w:ins w:id="261" w:author="Gu, Wanjun" w:date="2024-06-18T11:13:00Z">
              <w:r w:rsidRPr="004332D1">
                <w:rPr>
                  <w:rFonts w:ascii="Arial" w:hAnsi="Arial" w:cs="Arial"/>
                  <w:b/>
                  <w:bCs/>
                  <w:rPrChange w:id="262" w:author="Gu, Wanjun" w:date="2024-06-18T17:24:00Z">
                    <w:rPr>
                      <w:rFonts w:ascii="Arial" w:hAnsi="Arial" w:cs="Arial"/>
                    </w:rPr>
                  </w:rPrChange>
                </w:rPr>
                <w:t>Significance</w:t>
              </w:r>
            </w:ins>
          </w:p>
        </w:tc>
      </w:tr>
      <w:tr w:rsidR="00887B16" w:rsidRPr="00E130C1" w14:paraId="119F12B8" w14:textId="77777777" w:rsidTr="004332D1">
        <w:trPr>
          <w:ins w:id="263"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264" w:author="Gu, Wanjun" w:date="2024-06-18T17:24:00Z">
              <w:tcPr>
                <w:tcW w:w="1165" w:type="dxa"/>
              </w:tcPr>
            </w:tcPrChange>
          </w:tcPr>
          <w:p w14:paraId="4E62E0F7" w14:textId="77777777" w:rsidR="00887B16" w:rsidRPr="004332D1" w:rsidRDefault="00887B16" w:rsidP="00802A7C">
            <w:pPr>
              <w:jc w:val="both"/>
              <w:rPr>
                <w:ins w:id="265" w:author="Gu, Wanjun" w:date="2024-06-18T11:13:00Z"/>
                <w:rFonts w:ascii="Arial" w:hAnsi="Arial" w:cs="Arial"/>
                <w:b w:val="0"/>
                <w:bCs w:val="0"/>
                <w:rPrChange w:id="266" w:author="Gu, Wanjun" w:date="2024-06-18T17:24:00Z">
                  <w:rPr>
                    <w:ins w:id="267" w:author="Gu, Wanjun" w:date="2024-06-18T11:13:00Z"/>
                    <w:rFonts w:ascii="Arial" w:hAnsi="Arial" w:cs="Arial"/>
                  </w:rPr>
                </w:rPrChange>
              </w:rPr>
            </w:pPr>
            <w:ins w:id="268" w:author="Gu, Wanjun" w:date="2024-06-18T11:13:00Z">
              <w:r w:rsidRPr="004332D1">
                <w:rPr>
                  <w:rFonts w:ascii="Arial" w:hAnsi="Arial" w:cs="Arial"/>
                  <w:b w:val="0"/>
                  <w:bCs w:val="0"/>
                  <w:rPrChange w:id="269" w:author="Gu, Wanjun" w:date="2024-06-18T17:24:00Z">
                    <w:rPr>
                      <w:rFonts w:ascii="Arial" w:hAnsi="Arial" w:cs="Arial"/>
                    </w:rPr>
                  </w:rPrChange>
                </w:rPr>
                <w:t>1</w:t>
              </w:r>
            </w:ins>
          </w:p>
        </w:tc>
        <w:tc>
          <w:tcPr>
            <w:tcW w:w="8460" w:type="dxa"/>
            <w:tcPrChange w:id="270" w:author="Gu, Wanjun" w:date="2024-06-18T17:24:00Z">
              <w:tcPr>
                <w:tcW w:w="8460" w:type="dxa"/>
              </w:tcPr>
            </w:tcPrChange>
          </w:tcPr>
          <w:p w14:paraId="425D5552" w14:textId="77777777" w:rsidR="00887B16" w:rsidRPr="00E130C1" w:rsidRDefault="00887B16" w:rsidP="00802A7C">
            <w:pPr>
              <w:jc w:val="both"/>
              <w:cnfStyle w:val="000000000000" w:firstRow="0" w:lastRow="0" w:firstColumn="0" w:lastColumn="0" w:oddVBand="0" w:evenVBand="0" w:oddHBand="0" w:evenHBand="0" w:firstRowFirstColumn="0" w:firstRowLastColumn="0" w:lastRowFirstColumn="0" w:lastRowLastColumn="0"/>
              <w:rPr>
                <w:ins w:id="271" w:author="Gu, Wanjun" w:date="2024-06-18T11:13:00Z"/>
                <w:rFonts w:ascii="Arial" w:hAnsi="Arial" w:cs="Arial"/>
              </w:rPr>
            </w:pPr>
            <w:ins w:id="272" w:author="Gu, Wanjun" w:date="2024-06-18T11:13:00Z">
              <w:r w:rsidRPr="00E130C1">
                <w:rPr>
                  <w:rFonts w:ascii="Arial" w:hAnsi="Arial" w:cs="Arial"/>
                </w:rPr>
                <w:t>0 cm (for measurement calibration)</w:t>
              </w:r>
            </w:ins>
          </w:p>
        </w:tc>
      </w:tr>
      <w:tr w:rsidR="00887B16" w:rsidRPr="00E130C1" w14:paraId="32A400DE" w14:textId="77777777" w:rsidTr="004332D1">
        <w:trPr>
          <w:cnfStyle w:val="000000100000" w:firstRow="0" w:lastRow="0" w:firstColumn="0" w:lastColumn="0" w:oddVBand="0" w:evenVBand="0" w:oddHBand="1" w:evenHBand="0" w:firstRowFirstColumn="0" w:firstRowLastColumn="0" w:lastRowFirstColumn="0" w:lastRowLastColumn="0"/>
          <w:ins w:id="273"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274" w:author="Gu, Wanjun" w:date="2024-06-18T17:24:00Z">
              <w:tcPr>
                <w:tcW w:w="1165" w:type="dxa"/>
              </w:tcPr>
            </w:tcPrChange>
          </w:tcPr>
          <w:p w14:paraId="1E9DCDD9" w14:textId="77777777" w:rsidR="00887B16" w:rsidRPr="004332D1" w:rsidRDefault="00887B16" w:rsidP="00802A7C">
            <w:pPr>
              <w:jc w:val="both"/>
              <w:cnfStyle w:val="001000100000" w:firstRow="0" w:lastRow="0" w:firstColumn="1" w:lastColumn="0" w:oddVBand="0" w:evenVBand="0" w:oddHBand="1" w:evenHBand="0" w:firstRowFirstColumn="0" w:firstRowLastColumn="0" w:lastRowFirstColumn="0" w:lastRowLastColumn="0"/>
              <w:rPr>
                <w:ins w:id="275" w:author="Gu, Wanjun" w:date="2024-06-18T11:13:00Z"/>
                <w:rFonts w:ascii="Arial" w:hAnsi="Arial" w:cs="Arial"/>
                <w:b w:val="0"/>
                <w:bCs w:val="0"/>
                <w:rPrChange w:id="276" w:author="Gu, Wanjun" w:date="2024-06-18T17:24:00Z">
                  <w:rPr>
                    <w:ins w:id="277" w:author="Gu, Wanjun" w:date="2024-06-18T11:13:00Z"/>
                    <w:rFonts w:ascii="Arial" w:hAnsi="Arial" w:cs="Arial"/>
                  </w:rPr>
                </w:rPrChange>
              </w:rPr>
            </w:pPr>
            <w:ins w:id="278" w:author="Gu, Wanjun" w:date="2024-06-18T11:13:00Z">
              <w:r w:rsidRPr="004332D1">
                <w:rPr>
                  <w:rFonts w:ascii="Arial" w:hAnsi="Arial" w:cs="Arial"/>
                  <w:b w:val="0"/>
                  <w:bCs w:val="0"/>
                  <w:rPrChange w:id="279" w:author="Gu, Wanjun" w:date="2024-06-18T17:24:00Z">
                    <w:rPr>
                      <w:rFonts w:ascii="Arial" w:hAnsi="Arial" w:cs="Arial"/>
                    </w:rPr>
                  </w:rPrChange>
                </w:rPr>
                <w:t>2</w:t>
              </w:r>
            </w:ins>
          </w:p>
        </w:tc>
        <w:tc>
          <w:tcPr>
            <w:tcW w:w="8460" w:type="dxa"/>
            <w:tcPrChange w:id="280" w:author="Gu, Wanjun" w:date="2024-06-18T17:24:00Z">
              <w:tcPr>
                <w:tcW w:w="8460" w:type="dxa"/>
              </w:tcPr>
            </w:tcPrChange>
          </w:tcPr>
          <w:p w14:paraId="26EECFBB" w14:textId="77777777" w:rsidR="00887B16" w:rsidRPr="00E130C1" w:rsidRDefault="00887B16" w:rsidP="00802A7C">
            <w:pPr>
              <w:jc w:val="both"/>
              <w:cnfStyle w:val="000000100000" w:firstRow="0" w:lastRow="0" w:firstColumn="0" w:lastColumn="0" w:oddVBand="0" w:evenVBand="0" w:oddHBand="1" w:evenHBand="0" w:firstRowFirstColumn="0" w:firstRowLastColumn="0" w:lastRowFirstColumn="0" w:lastRowLastColumn="0"/>
              <w:rPr>
                <w:ins w:id="281" w:author="Gu, Wanjun" w:date="2024-06-18T11:13:00Z"/>
                <w:rFonts w:ascii="Arial" w:hAnsi="Arial" w:cs="Arial"/>
              </w:rPr>
            </w:pPr>
            <w:ins w:id="282" w:author="Gu, Wanjun" w:date="2024-06-18T11:13:00Z">
              <w:r w:rsidRPr="00E130C1">
                <w:rPr>
                  <w:rFonts w:ascii="Arial" w:hAnsi="Arial" w:cs="Arial"/>
                </w:rPr>
                <w:t>1 cm (for measurement calibration)</w:t>
              </w:r>
            </w:ins>
          </w:p>
        </w:tc>
      </w:tr>
      <w:tr w:rsidR="00887B16" w:rsidRPr="00E130C1" w14:paraId="2EFF6902" w14:textId="77777777" w:rsidTr="004332D1">
        <w:trPr>
          <w:ins w:id="283"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284" w:author="Gu, Wanjun" w:date="2024-06-18T17:24:00Z">
              <w:tcPr>
                <w:tcW w:w="1165" w:type="dxa"/>
              </w:tcPr>
            </w:tcPrChange>
          </w:tcPr>
          <w:p w14:paraId="58C20682" w14:textId="77777777" w:rsidR="00887B16" w:rsidRPr="004332D1" w:rsidRDefault="00887B16" w:rsidP="00802A7C">
            <w:pPr>
              <w:jc w:val="both"/>
              <w:rPr>
                <w:ins w:id="285" w:author="Gu, Wanjun" w:date="2024-06-18T11:13:00Z"/>
                <w:rFonts w:ascii="Arial" w:hAnsi="Arial" w:cs="Arial"/>
                <w:b w:val="0"/>
                <w:bCs w:val="0"/>
                <w:rPrChange w:id="286" w:author="Gu, Wanjun" w:date="2024-06-18T17:24:00Z">
                  <w:rPr>
                    <w:ins w:id="287" w:author="Gu, Wanjun" w:date="2024-06-18T11:13:00Z"/>
                    <w:rFonts w:ascii="Arial" w:hAnsi="Arial" w:cs="Arial"/>
                  </w:rPr>
                </w:rPrChange>
              </w:rPr>
            </w:pPr>
            <w:ins w:id="288" w:author="Gu, Wanjun" w:date="2024-06-18T11:13:00Z">
              <w:r w:rsidRPr="004332D1">
                <w:rPr>
                  <w:rFonts w:ascii="Arial" w:hAnsi="Arial" w:cs="Arial"/>
                  <w:b w:val="0"/>
                  <w:bCs w:val="0"/>
                  <w:rPrChange w:id="289" w:author="Gu, Wanjun" w:date="2024-06-18T17:24:00Z">
                    <w:rPr>
                      <w:rFonts w:ascii="Arial" w:hAnsi="Arial" w:cs="Arial"/>
                    </w:rPr>
                  </w:rPrChange>
                </w:rPr>
                <w:t>3</w:t>
              </w:r>
            </w:ins>
          </w:p>
        </w:tc>
        <w:tc>
          <w:tcPr>
            <w:tcW w:w="8460" w:type="dxa"/>
            <w:tcPrChange w:id="290" w:author="Gu, Wanjun" w:date="2024-06-18T17:24:00Z">
              <w:tcPr>
                <w:tcW w:w="8460" w:type="dxa"/>
              </w:tcPr>
            </w:tcPrChange>
          </w:tcPr>
          <w:p w14:paraId="26809C78" w14:textId="77777777" w:rsidR="00887B16" w:rsidRPr="00E130C1" w:rsidRDefault="00887B16" w:rsidP="00802A7C">
            <w:pPr>
              <w:jc w:val="both"/>
              <w:cnfStyle w:val="000000000000" w:firstRow="0" w:lastRow="0" w:firstColumn="0" w:lastColumn="0" w:oddVBand="0" w:evenVBand="0" w:oddHBand="0" w:evenHBand="0" w:firstRowFirstColumn="0" w:firstRowLastColumn="0" w:lastRowFirstColumn="0" w:lastRowLastColumn="0"/>
              <w:rPr>
                <w:ins w:id="291" w:author="Gu, Wanjun" w:date="2024-06-18T11:13:00Z"/>
                <w:rFonts w:ascii="Arial" w:hAnsi="Arial" w:cs="Arial"/>
              </w:rPr>
            </w:pPr>
            <w:ins w:id="292" w:author="Gu, Wanjun" w:date="2024-06-18T11:13:00Z">
              <w:r w:rsidRPr="00E130C1">
                <w:rPr>
                  <w:rFonts w:ascii="Arial" w:hAnsi="Arial" w:cs="Arial"/>
                </w:rPr>
                <w:t>2 cm (for measurement calibration)</w:t>
              </w:r>
            </w:ins>
          </w:p>
        </w:tc>
      </w:tr>
      <w:tr w:rsidR="00887B16" w:rsidRPr="00E130C1" w14:paraId="0D9858AB" w14:textId="77777777" w:rsidTr="004332D1">
        <w:trPr>
          <w:cnfStyle w:val="000000100000" w:firstRow="0" w:lastRow="0" w:firstColumn="0" w:lastColumn="0" w:oddVBand="0" w:evenVBand="0" w:oddHBand="1" w:evenHBand="0" w:firstRowFirstColumn="0" w:firstRowLastColumn="0" w:lastRowFirstColumn="0" w:lastRowLastColumn="0"/>
          <w:ins w:id="293"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294" w:author="Gu, Wanjun" w:date="2024-06-18T17:24:00Z">
              <w:tcPr>
                <w:tcW w:w="1165" w:type="dxa"/>
              </w:tcPr>
            </w:tcPrChange>
          </w:tcPr>
          <w:p w14:paraId="176C3B29" w14:textId="77777777" w:rsidR="00887B16" w:rsidRPr="004332D1" w:rsidRDefault="00887B16" w:rsidP="00802A7C">
            <w:pPr>
              <w:jc w:val="both"/>
              <w:cnfStyle w:val="001000100000" w:firstRow="0" w:lastRow="0" w:firstColumn="1" w:lastColumn="0" w:oddVBand="0" w:evenVBand="0" w:oddHBand="1" w:evenHBand="0" w:firstRowFirstColumn="0" w:firstRowLastColumn="0" w:lastRowFirstColumn="0" w:lastRowLastColumn="0"/>
              <w:rPr>
                <w:ins w:id="295" w:author="Gu, Wanjun" w:date="2024-06-18T11:13:00Z"/>
                <w:rFonts w:ascii="Arial" w:hAnsi="Arial" w:cs="Arial"/>
                <w:b w:val="0"/>
                <w:bCs w:val="0"/>
                <w:rPrChange w:id="296" w:author="Gu, Wanjun" w:date="2024-06-18T17:24:00Z">
                  <w:rPr>
                    <w:ins w:id="297" w:author="Gu, Wanjun" w:date="2024-06-18T11:13:00Z"/>
                    <w:rFonts w:ascii="Arial" w:hAnsi="Arial" w:cs="Arial"/>
                  </w:rPr>
                </w:rPrChange>
              </w:rPr>
            </w:pPr>
            <w:ins w:id="298" w:author="Gu, Wanjun" w:date="2024-06-18T11:13:00Z">
              <w:r w:rsidRPr="004332D1">
                <w:rPr>
                  <w:rFonts w:ascii="Arial" w:hAnsi="Arial" w:cs="Arial"/>
                  <w:b w:val="0"/>
                  <w:bCs w:val="0"/>
                  <w:rPrChange w:id="299" w:author="Gu, Wanjun" w:date="2024-06-18T17:24:00Z">
                    <w:rPr>
                      <w:rFonts w:ascii="Arial" w:hAnsi="Arial" w:cs="Arial"/>
                    </w:rPr>
                  </w:rPrChange>
                </w:rPr>
                <w:t>4</w:t>
              </w:r>
            </w:ins>
          </w:p>
        </w:tc>
        <w:tc>
          <w:tcPr>
            <w:tcW w:w="8460" w:type="dxa"/>
            <w:tcPrChange w:id="300" w:author="Gu, Wanjun" w:date="2024-06-18T17:24:00Z">
              <w:tcPr>
                <w:tcW w:w="8460" w:type="dxa"/>
              </w:tcPr>
            </w:tcPrChange>
          </w:tcPr>
          <w:p w14:paraId="2E2647AC" w14:textId="77777777" w:rsidR="00887B16" w:rsidRPr="00E130C1" w:rsidRDefault="00887B16" w:rsidP="00802A7C">
            <w:pPr>
              <w:jc w:val="both"/>
              <w:cnfStyle w:val="000000100000" w:firstRow="0" w:lastRow="0" w:firstColumn="0" w:lastColumn="0" w:oddVBand="0" w:evenVBand="0" w:oddHBand="1" w:evenHBand="0" w:firstRowFirstColumn="0" w:firstRowLastColumn="0" w:lastRowFirstColumn="0" w:lastRowLastColumn="0"/>
              <w:rPr>
                <w:ins w:id="301" w:author="Gu, Wanjun" w:date="2024-06-18T11:13:00Z"/>
                <w:rFonts w:ascii="Arial" w:hAnsi="Arial" w:cs="Arial"/>
              </w:rPr>
            </w:pPr>
            <w:ins w:id="302" w:author="Gu, Wanjun" w:date="2024-06-18T11:13:00Z">
              <w:r w:rsidRPr="00E130C1">
                <w:rPr>
                  <w:rFonts w:ascii="Arial" w:hAnsi="Arial" w:cs="Arial"/>
                </w:rPr>
                <w:t>Upper anterior corner of rectangle circumscribing the calcaneus</w:t>
              </w:r>
            </w:ins>
          </w:p>
        </w:tc>
      </w:tr>
      <w:tr w:rsidR="00887B16" w:rsidRPr="00E130C1" w14:paraId="522F29BB" w14:textId="77777777" w:rsidTr="004332D1">
        <w:trPr>
          <w:ins w:id="303"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304" w:author="Gu, Wanjun" w:date="2024-06-18T17:24:00Z">
              <w:tcPr>
                <w:tcW w:w="1165" w:type="dxa"/>
              </w:tcPr>
            </w:tcPrChange>
          </w:tcPr>
          <w:p w14:paraId="288E6107" w14:textId="77777777" w:rsidR="00887B16" w:rsidRPr="004332D1" w:rsidRDefault="00887B16" w:rsidP="00802A7C">
            <w:pPr>
              <w:jc w:val="both"/>
              <w:rPr>
                <w:ins w:id="305" w:author="Gu, Wanjun" w:date="2024-06-18T11:13:00Z"/>
                <w:rFonts w:ascii="Arial" w:hAnsi="Arial" w:cs="Arial"/>
                <w:b w:val="0"/>
                <w:bCs w:val="0"/>
                <w:rPrChange w:id="306" w:author="Gu, Wanjun" w:date="2024-06-18T17:24:00Z">
                  <w:rPr>
                    <w:ins w:id="307" w:author="Gu, Wanjun" w:date="2024-06-18T11:13:00Z"/>
                    <w:rFonts w:ascii="Arial" w:hAnsi="Arial" w:cs="Arial"/>
                  </w:rPr>
                </w:rPrChange>
              </w:rPr>
            </w:pPr>
            <w:ins w:id="308" w:author="Gu, Wanjun" w:date="2024-06-18T11:13:00Z">
              <w:r w:rsidRPr="004332D1">
                <w:rPr>
                  <w:rFonts w:ascii="Arial" w:hAnsi="Arial" w:cs="Arial"/>
                  <w:b w:val="0"/>
                  <w:bCs w:val="0"/>
                  <w:rPrChange w:id="309" w:author="Gu, Wanjun" w:date="2024-06-18T17:24:00Z">
                    <w:rPr>
                      <w:rFonts w:ascii="Arial" w:hAnsi="Arial" w:cs="Arial"/>
                    </w:rPr>
                  </w:rPrChange>
                </w:rPr>
                <w:t>5</w:t>
              </w:r>
            </w:ins>
          </w:p>
        </w:tc>
        <w:tc>
          <w:tcPr>
            <w:tcW w:w="8460" w:type="dxa"/>
            <w:tcPrChange w:id="310" w:author="Gu, Wanjun" w:date="2024-06-18T17:24:00Z">
              <w:tcPr>
                <w:tcW w:w="8460" w:type="dxa"/>
              </w:tcPr>
            </w:tcPrChange>
          </w:tcPr>
          <w:p w14:paraId="792D1943" w14:textId="77777777" w:rsidR="00887B16" w:rsidRPr="00E130C1" w:rsidRDefault="00887B16" w:rsidP="00802A7C">
            <w:pPr>
              <w:jc w:val="both"/>
              <w:cnfStyle w:val="000000000000" w:firstRow="0" w:lastRow="0" w:firstColumn="0" w:lastColumn="0" w:oddVBand="0" w:evenVBand="0" w:oddHBand="0" w:evenHBand="0" w:firstRowFirstColumn="0" w:firstRowLastColumn="0" w:lastRowFirstColumn="0" w:lastRowLastColumn="0"/>
              <w:rPr>
                <w:ins w:id="311" w:author="Gu, Wanjun" w:date="2024-06-18T11:13:00Z"/>
                <w:rFonts w:ascii="Arial" w:hAnsi="Arial" w:cs="Arial"/>
              </w:rPr>
            </w:pPr>
            <w:ins w:id="312" w:author="Gu, Wanjun" w:date="2024-06-18T11:13:00Z">
              <w:r w:rsidRPr="00E130C1">
                <w:rPr>
                  <w:rFonts w:ascii="Arial" w:hAnsi="Arial" w:cs="Arial"/>
                </w:rPr>
                <w:t>Upper posterior corner of rectangle circumscribing the calcaneus</w:t>
              </w:r>
            </w:ins>
          </w:p>
        </w:tc>
      </w:tr>
      <w:tr w:rsidR="00887B16" w:rsidRPr="00E130C1" w14:paraId="741F76C7" w14:textId="77777777" w:rsidTr="004332D1">
        <w:trPr>
          <w:cnfStyle w:val="000000100000" w:firstRow="0" w:lastRow="0" w:firstColumn="0" w:lastColumn="0" w:oddVBand="0" w:evenVBand="0" w:oddHBand="1" w:evenHBand="0" w:firstRowFirstColumn="0" w:firstRowLastColumn="0" w:lastRowFirstColumn="0" w:lastRowLastColumn="0"/>
          <w:ins w:id="313"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314" w:author="Gu, Wanjun" w:date="2024-06-18T17:24:00Z">
              <w:tcPr>
                <w:tcW w:w="1165" w:type="dxa"/>
              </w:tcPr>
            </w:tcPrChange>
          </w:tcPr>
          <w:p w14:paraId="7660D7A7" w14:textId="77777777" w:rsidR="00887B16" w:rsidRPr="004332D1" w:rsidRDefault="00887B16" w:rsidP="00802A7C">
            <w:pPr>
              <w:jc w:val="both"/>
              <w:cnfStyle w:val="001000100000" w:firstRow="0" w:lastRow="0" w:firstColumn="1" w:lastColumn="0" w:oddVBand="0" w:evenVBand="0" w:oddHBand="1" w:evenHBand="0" w:firstRowFirstColumn="0" w:firstRowLastColumn="0" w:lastRowFirstColumn="0" w:lastRowLastColumn="0"/>
              <w:rPr>
                <w:ins w:id="315" w:author="Gu, Wanjun" w:date="2024-06-18T11:13:00Z"/>
                <w:rFonts w:ascii="Arial" w:hAnsi="Arial" w:cs="Arial"/>
                <w:b w:val="0"/>
                <w:bCs w:val="0"/>
                <w:rPrChange w:id="316" w:author="Gu, Wanjun" w:date="2024-06-18T17:24:00Z">
                  <w:rPr>
                    <w:ins w:id="317" w:author="Gu, Wanjun" w:date="2024-06-18T11:13:00Z"/>
                    <w:rFonts w:ascii="Arial" w:hAnsi="Arial" w:cs="Arial"/>
                  </w:rPr>
                </w:rPrChange>
              </w:rPr>
            </w:pPr>
            <w:ins w:id="318" w:author="Gu, Wanjun" w:date="2024-06-18T11:13:00Z">
              <w:r w:rsidRPr="004332D1">
                <w:rPr>
                  <w:rFonts w:ascii="Arial" w:hAnsi="Arial" w:cs="Arial"/>
                  <w:b w:val="0"/>
                  <w:bCs w:val="0"/>
                  <w:rPrChange w:id="319" w:author="Gu, Wanjun" w:date="2024-06-18T17:24:00Z">
                    <w:rPr>
                      <w:rFonts w:ascii="Arial" w:hAnsi="Arial" w:cs="Arial"/>
                    </w:rPr>
                  </w:rPrChange>
                </w:rPr>
                <w:t>6</w:t>
              </w:r>
            </w:ins>
          </w:p>
        </w:tc>
        <w:tc>
          <w:tcPr>
            <w:tcW w:w="8460" w:type="dxa"/>
            <w:tcPrChange w:id="320" w:author="Gu, Wanjun" w:date="2024-06-18T17:24:00Z">
              <w:tcPr>
                <w:tcW w:w="8460" w:type="dxa"/>
              </w:tcPr>
            </w:tcPrChange>
          </w:tcPr>
          <w:p w14:paraId="7C3E1102" w14:textId="77777777" w:rsidR="00887B16" w:rsidRPr="00E130C1" w:rsidRDefault="00887B16" w:rsidP="00802A7C">
            <w:pPr>
              <w:jc w:val="both"/>
              <w:cnfStyle w:val="000000100000" w:firstRow="0" w:lastRow="0" w:firstColumn="0" w:lastColumn="0" w:oddVBand="0" w:evenVBand="0" w:oddHBand="1" w:evenHBand="0" w:firstRowFirstColumn="0" w:firstRowLastColumn="0" w:lastRowFirstColumn="0" w:lastRowLastColumn="0"/>
              <w:rPr>
                <w:ins w:id="321" w:author="Gu, Wanjun" w:date="2024-06-18T11:13:00Z"/>
                <w:rFonts w:ascii="Arial" w:hAnsi="Arial" w:cs="Arial"/>
              </w:rPr>
            </w:pPr>
            <w:ins w:id="322" w:author="Gu, Wanjun" w:date="2024-06-18T11:13:00Z">
              <w:r w:rsidRPr="00E130C1">
                <w:rPr>
                  <w:rFonts w:ascii="Arial" w:hAnsi="Arial" w:cs="Arial"/>
                </w:rPr>
                <w:t>Lower posterior corner of rectangle circumscribing the calcaneus</w:t>
              </w:r>
            </w:ins>
          </w:p>
        </w:tc>
      </w:tr>
      <w:tr w:rsidR="00887B16" w:rsidRPr="00E130C1" w14:paraId="3CFAAE92" w14:textId="77777777" w:rsidTr="004332D1">
        <w:trPr>
          <w:ins w:id="323"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324" w:author="Gu, Wanjun" w:date="2024-06-18T17:24:00Z">
              <w:tcPr>
                <w:tcW w:w="1165" w:type="dxa"/>
              </w:tcPr>
            </w:tcPrChange>
          </w:tcPr>
          <w:p w14:paraId="761CB6A3" w14:textId="77777777" w:rsidR="00887B16" w:rsidRPr="004332D1" w:rsidRDefault="00887B16" w:rsidP="00802A7C">
            <w:pPr>
              <w:jc w:val="both"/>
              <w:rPr>
                <w:ins w:id="325" w:author="Gu, Wanjun" w:date="2024-06-18T11:13:00Z"/>
                <w:rFonts w:ascii="Arial" w:hAnsi="Arial" w:cs="Arial"/>
                <w:b w:val="0"/>
                <w:bCs w:val="0"/>
                <w:rPrChange w:id="326" w:author="Gu, Wanjun" w:date="2024-06-18T17:24:00Z">
                  <w:rPr>
                    <w:ins w:id="327" w:author="Gu, Wanjun" w:date="2024-06-18T11:13:00Z"/>
                    <w:rFonts w:ascii="Arial" w:hAnsi="Arial" w:cs="Arial"/>
                  </w:rPr>
                </w:rPrChange>
              </w:rPr>
            </w:pPr>
            <w:ins w:id="328" w:author="Gu, Wanjun" w:date="2024-06-18T11:13:00Z">
              <w:r w:rsidRPr="004332D1">
                <w:rPr>
                  <w:rFonts w:ascii="Arial" w:hAnsi="Arial" w:cs="Arial"/>
                  <w:b w:val="0"/>
                  <w:bCs w:val="0"/>
                  <w:rPrChange w:id="329" w:author="Gu, Wanjun" w:date="2024-06-18T17:24:00Z">
                    <w:rPr>
                      <w:rFonts w:ascii="Arial" w:hAnsi="Arial" w:cs="Arial"/>
                    </w:rPr>
                  </w:rPrChange>
                </w:rPr>
                <w:t>7</w:t>
              </w:r>
            </w:ins>
          </w:p>
        </w:tc>
        <w:tc>
          <w:tcPr>
            <w:tcW w:w="8460" w:type="dxa"/>
            <w:tcPrChange w:id="330" w:author="Gu, Wanjun" w:date="2024-06-18T17:24:00Z">
              <w:tcPr>
                <w:tcW w:w="8460" w:type="dxa"/>
              </w:tcPr>
            </w:tcPrChange>
          </w:tcPr>
          <w:p w14:paraId="46977F47" w14:textId="77777777" w:rsidR="00887B16" w:rsidRPr="00E130C1" w:rsidRDefault="00887B16" w:rsidP="00802A7C">
            <w:pPr>
              <w:jc w:val="both"/>
              <w:cnfStyle w:val="000000000000" w:firstRow="0" w:lastRow="0" w:firstColumn="0" w:lastColumn="0" w:oddVBand="0" w:evenVBand="0" w:oddHBand="0" w:evenHBand="0" w:firstRowFirstColumn="0" w:firstRowLastColumn="0" w:lastRowFirstColumn="0" w:lastRowLastColumn="0"/>
              <w:rPr>
                <w:ins w:id="331" w:author="Gu, Wanjun" w:date="2024-06-18T11:13:00Z"/>
                <w:rFonts w:ascii="Arial" w:hAnsi="Arial" w:cs="Arial"/>
              </w:rPr>
            </w:pPr>
            <w:ins w:id="332" w:author="Gu, Wanjun" w:date="2024-06-18T11:13:00Z">
              <w:r w:rsidRPr="00E130C1">
                <w:rPr>
                  <w:rFonts w:ascii="Arial" w:hAnsi="Arial" w:cs="Arial"/>
                </w:rPr>
                <w:t>Lower anterior corner of rectangle circumscribing the calcaneus</w:t>
              </w:r>
            </w:ins>
          </w:p>
        </w:tc>
      </w:tr>
      <w:tr w:rsidR="00887B16" w:rsidRPr="00E130C1" w14:paraId="3789348E" w14:textId="77777777" w:rsidTr="004332D1">
        <w:trPr>
          <w:cnfStyle w:val="000000100000" w:firstRow="0" w:lastRow="0" w:firstColumn="0" w:lastColumn="0" w:oddVBand="0" w:evenVBand="0" w:oddHBand="1" w:evenHBand="0" w:firstRowFirstColumn="0" w:firstRowLastColumn="0" w:lastRowFirstColumn="0" w:lastRowLastColumn="0"/>
          <w:ins w:id="333"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334" w:author="Gu, Wanjun" w:date="2024-06-18T17:24:00Z">
              <w:tcPr>
                <w:tcW w:w="1165" w:type="dxa"/>
              </w:tcPr>
            </w:tcPrChange>
          </w:tcPr>
          <w:p w14:paraId="7807E077" w14:textId="77777777" w:rsidR="00887B16" w:rsidRPr="004332D1" w:rsidRDefault="00887B16" w:rsidP="00802A7C">
            <w:pPr>
              <w:jc w:val="both"/>
              <w:cnfStyle w:val="001000100000" w:firstRow="0" w:lastRow="0" w:firstColumn="1" w:lastColumn="0" w:oddVBand="0" w:evenVBand="0" w:oddHBand="1" w:evenHBand="0" w:firstRowFirstColumn="0" w:firstRowLastColumn="0" w:lastRowFirstColumn="0" w:lastRowLastColumn="0"/>
              <w:rPr>
                <w:ins w:id="335" w:author="Gu, Wanjun" w:date="2024-06-18T11:13:00Z"/>
                <w:rFonts w:ascii="Arial" w:hAnsi="Arial" w:cs="Arial"/>
                <w:b w:val="0"/>
                <w:bCs w:val="0"/>
                <w:rPrChange w:id="336" w:author="Gu, Wanjun" w:date="2024-06-18T17:24:00Z">
                  <w:rPr>
                    <w:ins w:id="337" w:author="Gu, Wanjun" w:date="2024-06-18T11:13:00Z"/>
                    <w:rFonts w:ascii="Arial" w:hAnsi="Arial" w:cs="Arial"/>
                  </w:rPr>
                </w:rPrChange>
              </w:rPr>
            </w:pPr>
            <w:ins w:id="338" w:author="Gu, Wanjun" w:date="2024-06-18T11:13:00Z">
              <w:r w:rsidRPr="004332D1">
                <w:rPr>
                  <w:rFonts w:ascii="Arial" w:hAnsi="Arial" w:cs="Arial"/>
                  <w:b w:val="0"/>
                  <w:bCs w:val="0"/>
                  <w:rPrChange w:id="339" w:author="Gu, Wanjun" w:date="2024-06-18T17:24:00Z">
                    <w:rPr>
                      <w:rFonts w:ascii="Arial" w:hAnsi="Arial" w:cs="Arial"/>
                    </w:rPr>
                  </w:rPrChange>
                </w:rPr>
                <w:t>8</w:t>
              </w:r>
            </w:ins>
          </w:p>
        </w:tc>
        <w:tc>
          <w:tcPr>
            <w:tcW w:w="8460" w:type="dxa"/>
            <w:tcPrChange w:id="340" w:author="Gu, Wanjun" w:date="2024-06-18T17:24:00Z">
              <w:tcPr>
                <w:tcW w:w="8460" w:type="dxa"/>
              </w:tcPr>
            </w:tcPrChange>
          </w:tcPr>
          <w:p w14:paraId="613B35BB" w14:textId="77777777" w:rsidR="00887B16" w:rsidRPr="00E130C1" w:rsidRDefault="00887B16" w:rsidP="00802A7C">
            <w:pPr>
              <w:jc w:val="both"/>
              <w:cnfStyle w:val="000000100000" w:firstRow="0" w:lastRow="0" w:firstColumn="0" w:lastColumn="0" w:oddVBand="0" w:evenVBand="0" w:oddHBand="1" w:evenHBand="0" w:firstRowFirstColumn="0" w:firstRowLastColumn="0" w:lastRowFirstColumn="0" w:lastRowLastColumn="0"/>
              <w:rPr>
                <w:ins w:id="341" w:author="Gu, Wanjun" w:date="2024-06-18T11:13:00Z"/>
                <w:rFonts w:ascii="Arial" w:hAnsi="Arial" w:cs="Arial"/>
              </w:rPr>
            </w:pPr>
            <w:ins w:id="342" w:author="Gu, Wanjun" w:date="2024-06-18T11:13:00Z">
              <w:r w:rsidRPr="00E130C1">
                <w:rPr>
                  <w:rFonts w:ascii="Arial" w:hAnsi="Arial" w:cs="Arial"/>
                </w:rPr>
                <w:t>Superior anterior point of the anterior process</w:t>
              </w:r>
            </w:ins>
          </w:p>
        </w:tc>
      </w:tr>
      <w:tr w:rsidR="00887B16" w:rsidRPr="00E130C1" w14:paraId="3F5A44FF" w14:textId="77777777" w:rsidTr="004332D1">
        <w:trPr>
          <w:ins w:id="343"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344" w:author="Gu, Wanjun" w:date="2024-06-18T17:24:00Z">
              <w:tcPr>
                <w:tcW w:w="1165" w:type="dxa"/>
              </w:tcPr>
            </w:tcPrChange>
          </w:tcPr>
          <w:p w14:paraId="25B1FB76" w14:textId="77777777" w:rsidR="00887B16" w:rsidRPr="004332D1" w:rsidRDefault="00887B16" w:rsidP="00802A7C">
            <w:pPr>
              <w:jc w:val="both"/>
              <w:rPr>
                <w:ins w:id="345" w:author="Gu, Wanjun" w:date="2024-06-18T11:13:00Z"/>
                <w:rFonts w:ascii="Arial" w:hAnsi="Arial" w:cs="Arial"/>
                <w:b w:val="0"/>
                <w:bCs w:val="0"/>
                <w:rPrChange w:id="346" w:author="Gu, Wanjun" w:date="2024-06-18T17:24:00Z">
                  <w:rPr>
                    <w:ins w:id="347" w:author="Gu, Wanjun" w:date="2024-06-18T11:13:00Z"/>
                    <w:rFonts w:ascii="Arial" w:hAnsi="Arial" w:cs="Arial"/>
                  </w:rPr>
                </w:rPrChange>
              </w:rPr>
            </w:pPr>
            <w:ins w:id="348" w:author="Gu, Wanjun" w:date="2024-06-18T11:13:00Z">
              <w:r w:rsidRPr="004332D1">
                <w:rPr>
                  <w:rFonts w:ascii="Arial" w:hAnsi="Arial" w:cs="Arial"/>
                  <w:b w:val="0"/>
                  <w:bCs w:val="0"/>
                  <w:rPrChange w:id="349" w:author="Gu, Wanjun" w:date="2024-06-18T17:24:00Z">
                    <w:rPr>
                      <w:rFonts w:ascii="Arial" w:hAnsi="Arial" w:cs="Arial"/>
                    </w:rPr>
                  </w:rPrChange>
                </w:rPr>
                <w:t>9</w:t>
              </w:r>
            </w:ins>
          </w:p>
        </w:tc>
        <w:tc>
          <w:tcPr>
            <w:tcW w:w="8460" w:type="dxa"/>
            <w:tcPrChange w:id="350" w:author="Gu, Wanjun" w:date="2024-06-18T17:24:00Z">
              <w:tcPr>
                <w:tcW w:w="8460" w:type="dxa"/>
              </w:tcPr>
            </w:tcPrChange>
          </w:tcPr>
          <w:p w14:paraId="3808A978" w14:textId="77777777" w:rsidR="00887B16" w:rsidRPr="00E130C1" w:rsidRDefault="00887B16" w:rsidP="00802A7C">
            <w:pPr>
              <w:jc w:val="both"/>
              <w:cnfStyle w:val="000000000000" w:firstRow="0" w:lastRow="0" w:firstColumn="0" w:lastColumn="0" w:oddVBand="0" w:evenVBand="0" w:oddHBand="0" w:evenHBand="0" w:firstRowFirstColumn="0" w:firstRowLastColumn="0" w:lastRowFirstColumn="0" w:lastRowLastColumn="0"/>
              <w:rPr>
                <w:ins w:id="351" w:author="Gu, Wanjun" w:date="2024-06-18T11:13:00Z"/>
                <w:rFonts w:ascii="Arial" w:hAnsi="Arial" w:cs="Arial"/>
              </w:rPr>
            </w:pPr>
            <w:ins w:id="352" w:author="Gu, Wanjun" w:date="2024-06-18T11:13:00Z">
              <w:r>
                <w:rPr>
                  <w:rFonts w:ascii="Arial" w:hAnsi="Arial" w:cs="Arial"/>
                </w:rPr>
                <w:t>A</w:t>
              </w:r>
              <w:r w:rsidRPr="00E130C1">
                <w:rPr>
                  <w:rFonts w:ascii="Arial" w:hAnsi="Arial" w:cs="Arial"/>
                </w:rPr>
                <w:t xml:space="preserve">pex of the </w:t>
              </w:r>
              <w:proofErr w:type="spellStart"/>
              <w:r w:rsidRPr="00E130C1">
                <w:rPr>
                  <w:rFonts w:ascii="Arial" w:hAnsi="Arial" w:cs="Arial"/>
                </w:rPr>
                <w:t>Gissane</w:t>
              </w:r>
              <w:proofErr w:type="spellEnd"/>
              <w:r w:rsidRPr="00E130C1">
                <w:rPr>
                  <w:rFonts w:ascii="Arial" w:hAnsi="Arial" w:cs="Arial"/>
                </w:rPr>
                <w:t xml:space="preserve"> angle</w:t>
              </w:r>
            </w:ins>
          </w:p>
        </w:tc>
      </w:tr>
      <w:tr w:rsidR="00887B16" w:rsidRPr="00E130C1" w14:paraId="3F1C445C" w14:textId="77777777" w:rsidTr="004332D1">
        <w:trPr>
          <w:cnfStyle w:val="000000100000" w:firstRow="0" w:lastRow="0" w:firstColumn="0" w:lastColumn="0" w:oddVBand="0" w:evenVBand="0" w:oddHBand="1" w:evenHBand="0" w:firstRowFirstColumn="0" w:firstRowLastColumn="0" w:lastRowFirstColumn="0" w:lastRowLastColumn="0"/>
          <w:ins w:id="353"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354" w:author="Gu, Wanjun" w:date="2024-06-18T17:24:00Z">
              <w:tcPr>
                <w:tcW w:w="1165" w:type="dxa"/>
              </w:tcPr>
            </w:tcPrChange>
          </w:tcPr>
          <w:p w14:paraId="0515D3C4" w14:textId="77777777" w:rsidR="00887B16" w:rsidRPr="004332D1" w:rsidRDefault="00887B16" w:rsidP="00802A7C">
            <w:pPr>
              <w:jc w:val="both"/>
              <w:cnfStyle w:val="001000100000" w:firstRow="0" w:lastRow="0" w:firstColumn="1" w:lastColumn="0" w:oddVBand="0" w:evenVBand="0" w:oddHBand="1" w:evenHBand="0" w:firstRowFirstColumn="0" w:firstRowLastColumn="0" w:lastRowFirstColumn="0" w:lastRowLastColumn="0"/>
              <w:rPr>
                <w:ins w:id="355" w:author="Gu, Wanjun" w:date="2024-06-18T11:13:00Z"/>
                <w:rFonts w:ascii="Arial" w:hAnsi="Arial" w:cs="Arial"/>
                <w:b w:val="0"/>
                <w:bCs w:val="0"/>
                <w:rPrChange w:id="356" w:author="Gu, Wanjun" w:date="2024-06-18T17:24:00Z">
                  <w:rPr>
                    <w:ins w:id="357" w:author="Gu, Wanjun" w:date="2024-06-18T11:13:00Z"/>
                    <w:rFonts w:ascii="Arial" w:hAnsi="Arial" w:cs="Arial"/>
                  </w:rPr>
                </w:rPrChange>
              </w:rPr>
            </w:pPr>
            <w:ins w:id="358" w:author="Gu, Wanjun" w:date="2024-06-18T11:13:00Z">
              <w:r w:rsidRPr="004332D1">
                <w:rPr>
                  <w:rFonts w:ascii="Arial" w:hAnsi="Arial" w:cs="Arial"/>
                  <w:b w:val="0"/>
                  <w:bCs w:val="0"/>
                  <w:rPrChange w:id="359" w:author="Gu, Wanjun" w:date="2024-06-18T17:24:00Z">
                    <w:rPr>
                      <w:rFonts w:ascii="Arial" w:hAnsi="Arial" w:cs="Arial"/>
                    </w:rPr>
                  </w:rPrChange>
                </w:rPr>
                <w:t>10</w:t>
              </w:r>
            </w:ins>
          </w:p>
        </w:tc>
        <w:tc>
          <w:tcPr>
            <w:tcW w:w="8460" w:type="dxa"/>
            <w:tcPrChange w:id="360" w:author="Gu, Wanjun" w:date="2024-06-18T17:24:00Z">
              <w:tcPr>
                <w:tcW w:w="8460" w:type="dxa"/>
              </w:tcPr>
            </w:tcPrChange>
          </w:tcPr>
          <w:p w14:paraId="3169B39C" w14:textId="77777777" w:rsidR="00887B16" w:rsidRPr="00E130C1" w:rsidRDefault="00887B16" w:rsidP="00802A7C">
            <w:pPr>
              <w:jc w:val="both"/>
              <w:cnfStyle w:val="000000100000" w:firstRow="0" w:lastRow="0" w:firstColumn="0" w:lastColumn="0" w:oddVBand="0" w:evenVBand="0" w:oddHBand="1" w:evenHBand="0" w:firstRowFirstColumn="0" w:firstRowLastColumn="0" w:lastRowFirstColumn="0" w:lastRowLastColumn="0"/>
              <w:rPr>
                <w:ins w:id="361" w:author="Gu, Wanjun" w:date="2024-06-18T11:13:00Z"/>
                <w:rFonts w:ascii="Arial" w:hAnsi="Arial" w:cs="Arial"/>
              </w:rPr>
            </w:pPr>
            <w:ins w:id="362" w:author="Gu, Wanjun" w:date="2024-06-18T11:13:00Z">
              <w:r w:rsidRPr="00E130C1">
                <w:rPr>
                  <w:rFonts w:ascii="Arial" w:hAnsi="Arial" w:cs="Arial"/>
                </w:rPr>
                <w:t>Summit of the posterior facet</w:t>
              </w:r>
            </w:ins>
          </w:p>
        </w:tc>
      </w:tr>
      <w:tr w:rsidR="00887B16" w:rsidRPr="00E130C1" w14:paraId="4535C2DD" w14:textId="77777777" w:rsidTr="004332D1">
        <w:trPr>
          <w:ins w:id="363"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364" w:author="Gu, Wanjun" w:date="2024-06-18T17:24:00Z">
              <w:tcPr>
                <w:tcW w:w="1165" w:type="dxa"/>
              </w:tcPr>
            </w:tcPrChange>
          </w:tcPr>
          <w:p w14:paraId="3A774B59" w14:textId="77777777" w:rsidR="00887B16" w:rsidRPr="004332D1" w:rsidRDefault="00887B16" w:rsidP="00802A7C">
            <w:pPr>
              <w:jc w:val="both"/>
              <w:rPr>
                <w:ins w:id="365" w:author="Gu, Wanjun" w:date="2024-06-18T11:13:00Z"/>
                <w:rFonts w:ascii="Arial" w:hAnsi="Arial" w:cs="Arial"/>
                <w:b w:val="0"/>
                <w:bCs w:val="0"/>
                <w:rPrChange w:id="366" w:author="Gu, Wanjun" w:date="2024-06-18T17:24:00Z">
                  <w:rPr>
                    <w:ins w:id="367" w:author="Gu, Wanjun" w:date="2024-06-18T11:13:00Z"/>
                    <w:rFonts w:ascii="Arial" w:hAnsi="Arial" w:cs="Arial"/>
                  </w:rPr>
                </w:rPrChange>
              </w:rPr>
            </w:pPr>
            <w:ins w:id="368" w:author="Gu, Wanjun" w:date="2024-06-18T11:13:00Z">
              <w:r w:rsidRPr="004332D1">
                <w:rPr>
                  <w:rFonts w:ascii="Arial" w:hAnsi="Arial" w:cs="Arial"/>
                  <w:b w:val="0"/>
                  <w:bCs w:val="0"/>
                  <w:rPrChange w:id="369" w:author="Gu, Wanjun" w:date="2024-06-18T17:24:00Z">
                    <w:rPr>
                      <w:rFonts w:ascii="Arial" w:hAnsi="Arial" w:cs="Arial"/>
                    </w:rPr>
                  </w:rPrChange>
                </w:rPr>
                <w:t>11</w:t>
              </w:r>
            </w:ins>
          </w:p>
        </w:tc>
        <w:tc>
          <w:tcPr>
            <w:tcW w:w="8460" w:type="dxa"/>
            <w:tcPrChange w:id="370" w:author="Gu, Wanjun" w:date="2024-06-18T17:24:00Z">
              <w:tcPr>
                <w:tcW w:w="8460" w:type="dxa"/>
              </w:tcPr>
            </w:tcPrChange>
          </w:tcPr>
          <w:p w14:paraId="0D926B94" w14:textId="77777777" w:rsidR="00887B16" w:rsidRPr="00E130C1" w:rsidRDefault="00887B16" w:rsidP="00802A7C">
            <w:pPr>
              <w:jc w:val="both"/>
              <w:cnfStyle w:val="000000000000" w:firstRow="0" w:lastRow="0" w:firstColumn="0" w:lastColumn="0" w:oddVBand="0" w:evenVBand="0" w:oddHBand="0" w:evenHBand="0" w:firstRowFirstColumn="0" w:firstRowLastColumn="0" w:lastRowFirstColumn="0" w:lastRowLastColumn="0"/>
              <w:rPr>
                <w:ins w:id="371" w:author="Gu, Wanjun" w:date="2024-06-18T11:13:00Z"/>
                <w:rFonts w:ascii="Arial" w:eastAsiaTheme="minorEastAsia" w:hAnsi="Arial" w:cs="Arial"/>
                <w:lang w:eastAsia="zh-CN"/>
              </w:rPr>
            </w:pPr>
            <w:ins w:id="372" w:author="Gu, Wanjun" w:date="2024-06-18T11:13:00Z">
              <w:r w:rsidRPr="00E130C1">
                <w:rPr>
                  <w:rFonts w:ascii="Arial" w:hAnsi="Arial" w:cs="Arial"/>
                </w:rPr>
                <w:t>Most posterior point of the calcaneal tuberosity</w:t>
              </w:r>
            </w:ins>
          </w:p>
        </w:tc>
      </w:tr>
      <w:tr w:rsidR="00887B16" w:rsidRPr="00E130C1" w14:paraId="7CF363E8" w14:textId="77777777" w:rsidTr="004332D1">
        <w:trPr>
          <w:cnfStyle w:val="000000100000" w:firstRow="0" w:lastRow="0" w:firstColumn="0" w:lastColumn="0" w:oddVBand="0" w:evenVBand="0" w:oddHBand="1" w:evenHBand="0" w:firstRowFirstColumn="0" w:firstRowLastColumn="0" w:lastRowFirstColumn="0" w:lastRowLastColumn="0"/>
          <w:ins w:id="373"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374" w:author="Gu, Wanjun" w:date="2024-06-18T17:24:00Z">
              <w:tcPr>
                <w:tcW w:w="1165" w:type="dxa"/>
              </w:tcPr>
            </w:tcPrChange>
          </w:tcPr>
          <w:p w14:paraId="3A8177AB" w14:textId="77777777" w:rsidR="00887B16" w:rsidRPr="004332D1" w:rsidRDefault="00887B16" w:rsidP="00802A7C">
            <w:pPr>
              <w:jc w:val="both"/>
              <w:cnfStyle w:val="001000100000" w:firstRow="0" w:lastRow="0" w:firstColumn="1" w:lastColumn="0" w:oddVBand="0" w:evenVBand="0" w:oddHBand="1" w:evenHBand="0" w:firstRowFirstColumn="0" w:firstRowLastColumn="0" w:lastRowFirstColumn="0" w:lastRowLastColumn="0"/>
              <w:rPr>
                <w:ins w:id="375" w:author="Gu, Wanjun" w:date="2024-06-18T11:13:00Z"/>
                <w:rFonts w:ascii="Arial" w:hAnsi="Arial" w:cs="Arial"/>
                <w:b w:val="0"/>
                <w:bCs w:val="0"/>
                <w:rPrChange w:id="376" w:author="Gu, Wanjun" w:date="2024-06-18T17:24:00Z">
                  <w:rPr>
                    <w:ins w:id="377" w:author="Gu, Wanjun" w:date="2024-06-18T11:13:00Z"/>
                    <w:rFonts w:ascii="Arial" w:hAnsi="Arial" w:cs="Arial"/>
                  </w:rPr>
                </w:rPrChange>
              </w:rPr>
            </w:pPr>
            <w:ins w:id="378" w:author="Gu, Wanjun" w:date="2024-06-18T11:13:00Z">
              <w:r w:rsidRPr="004332D1">
                <w:rPr>
                  <w:rFonts w:ascii="Arial" w:hAnsi="Arial" w:cs="Arial"/>
                  <w:b w:val="0"/>
                  <w:bCs w:val="0"/>
                  <w:rPrChange w:id="379" w:author="Gu, Wanjun" w:date="2024-06-18T17:24:00Z">
                    <w:rPr>
                      <w:rFonts w:ascii="Arial" w:hAnsi="Arial" w:cs="Arial"/>
                    </w:rPr>
                  </w:rPrChange>
                </w:rPr>
                <w:t>12</w:t>
              </w:r>
            </w:ins>
          </w:p>
        </w:tc>
        <w:tc>
          <w:tcPr>
            <w:tcW w:w="8460" w:type="dxa"/>
            <w:tcPrChange w:id="380" w:author="Gu, Wanjun" w:date="2024-06-18T17:24:00Z">
              <w:tcPr>
                <w:tcW w:w="8460" w:type="dxa"/>
              </w:tcPr>
            </w:tcPrChange>
          </w:tcPr>
          <w:p w14:paraId="13D8BDBB" w14:textId="77777777" w:rsidR="00887B16" w:rsidRPr="00E130C1" w:rsidRDefault="00887B16" w:rsidP="00802A7C">
            <w:pPr>
              <w:jc w:val="both"/>
              <w:cnfStyle w:val="000000100000" w:firstRow="0" w:lastRow="0" w:firstColumn="0" w:lastColumn="0" w:oddVBand="0" w:evenVBand="0" w:oddHBand="1" w:evenHBand="0" w:firstRowFirstColumn="0" w:firstRowLastColumn="0" w:lastRowFirstColumn="0" w:lastRowLastColumn="0"/>
              <w:rPr>
                <w:ins w:id="381" w:author="Gu, Wanjun" w:date="2024-06-18T11:13:00Z"/>
                <w:rFonts w:ascii="Arial" w:hAnsi="Arial" w:cs="Arial"/>
              </w:rPr>
            </w:pPr>
            <w:ins w:id="382" w:author="Gu, Wanjun" w:date="2024-06-18T11:13:00Z">
              <w:r w:rsidRPr="00E130C1">
                <w:rPr>
                  <w:rFonts w:ascii="Arial" w:hAnsi="Arial" w:cs="Arial"/>
                </w:rPr>
                <w:t>Insertion of the plantar fascia</w:t>
              </w:r>
            </w:ins>
          </w:p>
        </w:tc>
      </w:tr>
      <w:tr w:rsidR="00887B16" w:rsidRPr="00E130C1" w14:paraId="365173B5" w14:textId="77777777" w:rsidTr="004332D1">
        <w:trPr>
          <w:trHeight w:val="224"/>
          <w:ins w:id="383" w:author="Gu, Wanjun" w:date="2024-06-18T11:13:00Z"/>
          <w:trPrChange w:id="384" w:author="Gu, Wanjun" w:date="2024-06-18T17:24:00Z">
            <w:trPr>
              <w:trHeight w:val="224"/>
            </w:trPr>
          </w:trPrChange>
        </w:trPr>
        <w:tc>
          <w:tcPr>
            <w:cnfStyle w:val="001000000000" w:firstRow="0" w:lastRow="0" w:firstColumn="1" w:lastColumn="0" w:oddVBand="0" w:evenVBand="0" w:oddHBand="0" w:evenHBand="0" w:firstRowFirstColumn="0" w:firstRowLastColumn="0" w:lastRowFirstColumn="0" w:lastRowLastColumn="0"/>
            <w:tcW w:w="1165" w:type="dxa"/>
            <w:tcPrChange w:id="385" w:author="Gu, Wanjun" w:date="2024-06-18T17:24:00Z">
              <w:tcPr>
                <w:tcW w:w="1165" w:type="dxa"/>
              </w:tcPr>
            </w:tcPrChange>
          </w:tcPr>
          <w:p w14:paraId="204CA53B" w14:textId="77777777" w:rsidR="00887B16" w:rsidRPr="004332D1" w:rsidRDefault="00887B16" w:rsidP="00802A7C">
            <w:pPr>
              <w:jc w:val="both"/>
              <w:rPr>
                <w:ins w:id="386" w:author="Gu, Wanjun" w:date="2024-06-18T11:13:00Z"/>
                <w:rFonts w:ascii="Arial" w:hAnsi="Arial" w:cs="Arial"/>
                <w:b w:val="0"/>
                <w:bCs w:val="0"/>
                <w:rPrChange w:id="387" w:author="Gu, Wanjun" w:date="2024-06-18T17:24:00Z">
                  <w:rPr>
                    <w:ins w:id="388" w:author="Gu, Wanjun" w:date="2024-06-18T11:13:00Z"/>
                    <w:rFonts w:ascii="Arial" w:hAnsi="Arial" w:cs="Arial"/>
                  </w:rPr>
                </w:rPrChange>
              </w:rPr>
            </w:pPr>
            <w:ins w:id="389" w:author="Gu, Wanjun" w:date="2024-06-18T11:13:00Z">
              <w:r w:rsidRPr="004332D1">
                <w:rPr>
                  <w:rFonts w:ascii="Arial" w:hAnsi="Arial" w:cs="Arial"/>
                  <w:b w:val="0"/>
                  <w:bCs w:val="0"/>
                  <w:rPrChange w:id="390" w:author="Gu, Wanjun" w:date="2024-06-18T17:24:00Z">
                    <w:rPr>
                      <w:rFonts w:ascii="Arial" w:hAnsi="Arial" w:cs="Arial"/>
                    </w:rPr>
                  </w:rPrChange>
                </w:rPr>
                <w:t>13</w:t>
              </w:r>
            </w:ins>
          </w:p>
        </w:tc>
        <w:tc>
          <w:tcPr>
            <w:tcW w:w="8460" w:type="dxa"/>
            <w:tcPrChange w:id="391" w:author="Gu, Wanjun" w:date="2024-06-18T17:24:00Z">
              <w:tcPr>
                <w:tcW w:w="8460" w:type="dxa"/>
              </w:tcPr>
            </w:tcPrChange>
          </w:tcPr>
          <w:p w14:paraId="376B9C21" w14:textId="77777777" w:rsidR="00887B16" w:rsidRPr="00E130C1" w:rsidRDefault="00887B16" w:rsidP="00802A7C">
            <w:pPr>
              <w:jc w:val="both"/>
              <w:cnfStyle w:val="000000000000" w:firstRow="0" w:lastRow="0" w:firstColumn="0" w:lastColumn="0" w:oddVBand="0" w:evenVBand="0" w:oddHBand="0" w:evenHBand="0" w:firstRowFirstColumn="0" w:firstRowLastColumn="0" w:lastRowFirstColumn="0" w:lastRowLastColumn="0"/>
              <w:rPr>
                <w:ins w:id="392" w:author="Gu, Wanjun" w:date="2024-06-18T11:13:00Z"/>
                <w:rFonts w:ascii="Arial" w:hAnsi="Arial" w:cs="Arial"/>
              </w:rPr>
            </w:pPr>
            <w:ins w:id="393" w:author="Gu, Wanjun" w:date="2024-06-18T11:13:00Z">
              <w:r w:rsidRPr="00E130C1">
                <w:rPr>
                  <w:rFonts w:ascii="Arial" w:hAnsi="Arial" w:cs="Arial"/>
                </w:rPr>
                <w:t xml:space="preserve">Inferior anterior point of the </w:t>
              </w:r>
              <w:r w:rsidRPr="00E130C1">
                <w:rPr>
                  <w:rFonts w:ascii="Arial" w:eastAsiaTheme="minorEastAsia" w:hAnsi="Arial" w:cs="Arial"/>
                  <w:lang w:eastAsia="zh-CN"/>
                </w:rPr>
                <w:t>anterior process</w:t>
              </w:r>
            </w:ins>
          </w:p>
        </w:tc>
      </w:tr>
      <w:tr w:rsidR="00887B16" w:rsidRPr="00E130C1" w14:paraId="09B8F798" w14:textId="77777777" w:rsidTr="004332D1">
        <w:trPr>
          <w:cnfStyle w:val="000000100000" w:firstRow="0" w:lastRow="0" w:firstColumn="0" w:lastColumn="0" w:oddVBand="0" w:evenVBand="0" w:oddHBand="1" w:evenHBand="0" w:firstRowFirstColumn="0" w:firstRowLastColumn="0" w:lastRowFirstColumn="0" w:lastRowLastColumn="0"/>
          <w:ins w:id="394"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395" w:author="Gu, Wanjun" w:date="2024-06-18T17:24:00Z">
              <w:tcPr>
                <w:tcW w:w="1165" w:type="dxa"/>
              </w:tcPr>
            </w:tcPrChange>
          </w:tcPr>
          <w:p w14:paraId="6DD0B8CC" w14:textId="77777777" w:rsidR="00887B16" w:rsidRPr="004332D1" w:rsidRDefault="00887B16" w:rsidP="00802A7C">
            <w:pPr>
              <w:jc w:val="both"/>
              <w:cnfStyle w:val="001000100000" w:firstRow="0" w:lastRow="0" w:firstColumn="1" w:lastColumn="0" w:oddVBand="0" w:evenVBand="0" w:oddHBand="1" w:evenHBand="0" w:firstRowFirstColumn="0" w:firstRowLastColumn="0" w:lastRowFirstColumn="0" w:lastRowLastColumn="0"/>
              <w:rPr>
                <w:ins w:id="396" w:author="Gu, Wanjun" w:date="2024-06-18T11:13:00Z"/>
                <w:rFonts w:ascii="Arial" w:hAnsi="Arial" w:cs="Arial"/>
                <w:b w:val="0"/>
                <w:bCs w:val="0"/>
                <w:rPrChange w:id="397" w:author="Gu, Wanjun" w:date="2024-06-18T17:24:00Z">
                  <w:rPr>
                    <w:ins w:id="398" w:author="Gu, Wanjun" w:date="2024-06-18T11:13:00Z"/>
                    <w:rFonts w:ascii="Arial" w:hAnsi="Arial" w:cs="Arial"/>
                  </w:rPr>
                </w:rPrChange>
              </w:rPr>
            </w:pPr>
            <w:ins w:id="399" w:author="Gu, Wanjun" w:date="2024-06-18T11:13:00Z">
              <w:r w:rsidRPr="004332D1">
                <w:rPr>
                  <w:rFonts w:ascii="Arial" w:hAnsi="Arial" w:cs="Arial"/>
                  <w:b w:val="0"/>
                  <w:bCs w:val="0"/>
                  <w:rPrChange w:id="400" w:author="Gu, Wanjun" w:date="2024-06-18T17:24:00Z">
                    <w:rPr>
                      <w:rFonts w:ascii="Arial" w:hAnsi="Arial" w:cs="Arial"/>
                    </w:rPr>
                  </w:rPrChange>
                </w:rPr>
                <w:t xml:space="preserve">14 </w:t>
              </w:r>
            </w:ins>
          </w:p>
        </w:tc>
        <w:tc>
          <w:tcPr>
            <w:tcW w:w="8460" w:type="dxa"/>
            <w:tcPrChange w:id="401" w:author="Gu, Wanjun" w:date="2024-06-18T17:24:00Z">
              <w:tcPr>
                <w:tcW w:w="8460" w:type="dxa"/>
              </w:tcPr>
            </w:tcPrChange>
          </w:tcPr>
          <w:p w14:paraId="7B4E6656" w14:textId="77777777" w:rsidR="00887B16" w:rsidRPr="00E130C1" w:rsidRDefault="00887B16" w:rsidP="00802A7C">
            <w:pPr>
              <w:jc w:val="both"/>
              <w:cnfStyle w:val="000000100000" w:firstRow="0" w:lastRow="0" w:firstColumn="0" w:lastColumn="0" w:oddVBand="0" w:evenVBand="0" w:oddHBand="1" w:evenHBand="0" w:firstRowFirstColumn="0" w:firstRowLastColumn="0" w:lastRowFirstColumn="0" w:lastRowLastColumn="0"/>
              <w:rPr>
                <w:ins w:id="402" w:author="Gu, Wanjun" w:date="2024-06-18T11:13:00Z"/>
                <w:rFonts w:ascii="Arial" w:hAnsi="Arial" w:cs="Arial"/>
              </w:rPr>
            </w:pPr>
            <w:ins w:id="403" w:author="Gu, Wanjun" w:date="2024-06-18T11:13:00Z">
              <w:r w:rsidRPr="00E130C1">
                <w:rPr>
                  <w:rFonts w:ascii="Arial" w:hAnsi="Arial" w:cs="Arial"/>
                </w:rPr>
                <w:t>Summit of the calcaneal tuberosity</w:t>
              </w:r>
            </w:ins>
          </w:p>
        </w:tc>
      </w:tr>
      <w:tr w:rsidR="00887B16" w:rsidRPr="00E130C1" w14:paraId="59191D58" w14:textId="77777777" w:rsidTr="004332D1">
        <w:trPr>
          <w:ins w:id="404"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405" w:author="Gu, Wanjun" w:date="2024-06-18T17:24:00Z">
              <w:tcPr>
                <w:tcW w:w="1165" w:type="dxa"/>
              </w:tcPr>
            </w:tcPrChange>
          </w:tcPr>
          <w:p w14:paraId="17FF298F" w14:textId="77777777" w:rsidR="00887B16" w:rsidRPr="004332D1" w:rsidRDefault="00887B16" w:rsidP="00802A7C">
            <w:pPr>
              <w:jc w:val="both"/>
              <w:rPr>
                <w:ins w:id="406" w:author="Gu, Wanjun" w:date="2024-06-18T11:13:00Z"/>
                <w:rFonts w:ascii="Arial" w:hAnsi="Arial" w:cs="Arial"/>
                <w:b w:val="0"/>
                <w:bCs w:val="0"/>
                <w:rPrChange w:id="407" w:author="Gu, Wanjun" w:date="2024-06-18T17:24:00Z">
                  <w:rPr>
                    <w:ins w:id="408" w:author="Gu, Wanjun" w:date="2024-06-18T11:13:00Z"/>
                    <w:rFonts w:ascii="Arial" w:hAnsi="Arial" w:cs="Arial"/>
                  </w:rPr>
                </w:rPrChange>
              </w:rPr>
            </w:pPr>
            <w:ins w:id="409" w:author="Gu, Wanjun" w:date="2024-06-18T11:13:00Z">
              <w:r w:rsidRPr="004332D1">
                <w:rPr>
                  <w:rFonts w:ascii="Arial" w:hAnsi="Arial" w:cs="Arial"/>
                  <w:b w:val="0"/>
                  <w:bCs w:val="0"/>
                  <w:rPrChange w:id="410" w:author="Gu, Wanjun" w:date="2024-06-18T17:24:00Z">
                    <w:rPr>
                      <w:rFonts w:ascii="Arial" w:hAnsi="Arial" w:cs="Arial"/>
                    </w:rPr>
                  </w:rPrChange>
                </w:rPr>
                <w:t>15-35</w:t>
              </w:r>
            </w:ins>
          </w:p>
        </w:tc>
        <w:tc>
          <w:tcPr>
            <w:tcW w:w="8460" w:type="dxa"/>
            <w:tcPrChange w:id="411" w:author="Gu, Wanjun" w:date="2024-06-18T17:24:00Z">
              <w:tcPr>
                <w:tcW w:w="8460" w:type="dxa"/>
              </w:tcPr>
            </w:tcPrChange>
          </w:tcPr>
          <w:p w14:paraId="32EA144A" w14:textId="77777777" w:rsidR="00887B16" w:rsidRPr="00E130C1" w:rsidRDefault="00887B16" w:rsidP="00802A7C">
            <w:pPr>
              <w:jc w:val="both"/>
              <w:cnfStyle w:val="000000000000" w:firstRow="0" w:lastRow="0" w:firstColumn="0" w:lastColumn="0" w:oddVBand="0" w:evenVBand="0" w:oddHBand="0" w:evenHBand="0" w:firstRowFirstColumn="0" w:firstRowLastColumn="0" w:lastRowFirstColumn="0" w:lastRowLastColumn="0"/>
              <w:rPr>
                <w:ins w:id="412" w:author="Gu, Wanjun" w:date="2024-06-18T11:13:00Z"/>
                <w:rFonts w:ascii="Arial" w:hAnsi="Arial" w:cs="Arial"/>
              </w:rPr>
            </w:pPr>
            <w:ins w:id="413" w:author="Gu, Wanjun" w:date="2024-06-18T11:13:00Z">
              <w:r w:rsidRPr="00E130C1">
                <w:rPr>
                  <w:rFonts w:ascii="Arial" w:eastAsiaTheme="minorEastAsia" w:hAnsi="Arial" w:cs="Arial"/>
                  <w:lang w:eastAsia="zh-CN"/>
                </w:rPr>
                <w:t>Arising slope leading to the summit of the calcaneal</w:t>
              </w:r>
              <w:r>
                <w:rPr>
                  <w:rFonts w:ascii="Arial" w:eastAsiaTheme="minorEastAsia" w:hAnsi="Arial" w:cs="Arial"/>
                  <w:lang w:eastAsia="zh-CN"/>
                </w:rPr>
                <w:t xml:space="preserve"> </w:t>
              </w:r>
              <w:r w:rsidRPr="00E130C1">
                <w:rPr>
                  <w:rFonts w:ascii="Arial" w:hAnsi="Arial" w:cs="Arial"/>
                </w:rPr>
                <w:t>tuberosity</w:t>
              </w:r>
            </w:ins>
          </w:p>
        </w:tc>
      </w:tr>
      <w:tr w:rsidR="00887B16" w:rsidRPr="00E130C1" w14:paraId="60550BF3" w14:textId="77777777" w:rsidTr="004332D1">
        <w:trPr>
          <w:cnfStyle w:val="000000100000" w:firstRow="0" w:lastRow="0" w:firstColumn="0" w:lastColumn="0" w:oddVBand="0" w:evenVBand="0" w:oddHBand="1" w:evenHBand="0" w:firstRowFirstColumn="0" w:firstRowLastColumn="0" w:lastRowFirstColumn="0" w:lastRowLastColumn="0"/>
          <w:ins w:id="414"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415" w:author="Gu, Wanjun" w:date="2024-06-18T17:24:00Z">
              <w:tcPr>
                <w:tcW w:w="1165" w:type="dxa"/>
              </w:tcPr>
            </w:tcPrChange>
          </w:tcPr>
          <w:p w14:paraId="3387973B" w14:textId="77777777" w:rsidR="00887B16" w:rsidRPr="004332D1" w:rsidRDefault="00887B16" w:rsidP="00802A7C">
            <w:pPr>
              <w:jc w:val="both"/>
              <w:cnfStyle w:val="001000100000" w:firstRow="0" w:lastRow="0" w:firstColumn="1" w:lastColumn="0" w:oddVBand="0" w:evenVBand="0" w:oddHBand="1" w:evenHBand="0" w:firstRowFirstColumn="0" w:firstRowLastColumn="0" w:lastRowFirstColumn="0" w:lastRowLastColumn="0"/>
              <w:rPr>
                <w:ins w:id="416" w:author="Gu, Wanjun" w:date="2024-06-18T11:13:00Z"/>
                <w:rFonts w:ascii="Arial" w:hAnsi="Arial" w:cs="Arial"/>
                <w:b w:val="0"/>
                <w:bCs w:val="0"/>
                <w:rPrChange w:id="417" w:author="Gu, Wanjun" w:date="2024-06-18T17:24:00Z">
                  <w:rPr>
                    <w:ins w:id="418" w:author="Gu, Wanjun" w:date="2024-06-18T11:13:00Z"/>
                    <w:rFonts w:ascii="Arial" w:hAnsi="Arial" w:cs="Arial"/>
                  </w:rPr>
                </w:rPrChange>
              </w:rPr>
            </w:pPr>
            <w:ins w:id="419" w:author="Gu, Wanjun" w:date="2024-06-18T11:13:00Z">
              <w:r w:rsidRPr="004332D1">
                <w:rPr>
                  <w:rFonts w:ascii="Arial" w:hAnsi="Arial" w:cs="Arial"/>
                  <w:b w:val="0"/>
                  <w:bCs w:val="0"/>
                  <w:rPrChange w:id="420" w:author="Gu, Wanjun" w:date="2024-06-18T17:24:00Z">
                    <w:rPr>
                      <w:rFonts w:ascii="Arial" w:hAnsi="Arial" w:cs="Arial"/>
                    </w:rPr>
                  </w:rPrChange>
                </w:rPr>
                <w:t>36</w:t>
              </w:r>
            </w:ins>
          </w:p>
        </w:tc>
        <w:tc>
          <w:tcPr>
            <w:tcW w:w="8460" w:type="dxa"/>
            <w:tcPrChange w:id="421" w:author="Gu, Wanjun" w:date="2024-06-18T17:24:00Z">
              <w:tcPr>
                <w:tcW w:w="8460" w:type="dxa"/>
              </w:tcPr>
            </w:tcPrChange>
          </w:tcPr>
          <w:p w14:paraId="73C1793D" w14:textId="2DA24ED0" w:rsidR="00887B16" w:rsidRPr="00E130C1" w:rsidRDefault="00887B16" w:rsidP="00802A7C">
            <w:pPr>
              <w:jc w:val="both"/>
              <w:cnfStyle w:val="000000100000" w:firstRow="0" w:lastRow="0" w:firstColumn="0" w:lastColumn="0" w:oddVBand="0" w:evenVBand="0" w:oddHBand="1" w:evenHBand="0" w:firstRowFirstColumn="0" w:firstRowLastColumn="0" w:lastRowFirstColumn="0" w:lastRowLastColumn="0"/>
              <w:rPr>
                <w:ins w:id="422" w:author="Gu, Wanjun" w:date="2024-06-18T11:13:00Z"/>
                <w:rFonts w:ascii="Arial" w:hAnsi="Arial" w:cs="Arial"/>
              </w:rPr>
            </w:pPr>
            <w:ins w:id="423" w:author="Gu, Wanjun" w:date="2024-06-18T11:13:00Z">
              <w:r w:rsidRPr="00E130C1">
                <w:rPr>
                  <w:rFonts w:ascii="Arial" w:hAnsi="Arial" w:cs="Arial"/>
                </w:rPr>
                <w:t>Inferior point of the retrocalcaneal tendon-bone contact surface/</w:t>
              </w:r>
            </w:ins>
            <w:ins w:id="424" w:author="Gu, Wanjun" w:date="2024-06-18T11:27:00Z">
              <w:r w:rsidR="00A55ABE">
                <w:rPr>
                  <w:rFonts w:ascii="Arial" w:hAnsi="Arial" w:cs="Arial"/>
                </w:rPr>
                <w:t>s</w:t>
              </w:r>
            </w:ins>
            <w:ins w:id="425" w:author="Gu, Wanjun" w:date="2024-06-18T11:13:00Z">
              <w:r w:rsidRPr="00E130C1">
                <w:rPr>
                  <w:rFonts w:ascii="Arial" w:hAnsi="Arial" w:cs="Arial"/>
                </w:rPr>
                <w:t>uperior starting point of the Achilles insertion</w:t>
              </w:r>
            </w:ins>
          </w:p>
        </w:tc>
      </w:tr>
      <w:tr w:rsidR="00887B16" w:rsidRPr="00E130C1" w14:paraId="28F24E20" w14:textId="77777777" w:rsidTr="004332D1">
        <w:trPr>
          <w:ins w:id="426"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427" w:author="Gu, Wanjun" w:date="2024-06-18T17:24:00Z">
              <w:tcPr>
                <w:tcW w:w="1165" w:type="dxa"/>
              </w:tcPr>
            </w:tcPrChange>
          </w:tcPr>
          <w:p w14:paraId="39B84D9B" w14:textId="77777777" w:rsidR="00887B16" w:rsidRPr="004332D1" w:rsidRDefault="00887B16" w:rsidP="00802A7C">
            <w:pPr>
              <w:jc w:val="both"/>
              <w:rPr>
                <w:ins w:id="428" w:author="Gu, Wanjun" w:date="2024-06-18T11:13:00Z"/>
                <w:rFonts w:ascii="Arial" w:hAnsi="Arial" w:cs="Arial"/>
                <w:b w:val="0"/>
                <w:bCs w:val="0"/>
                <w:rPrChange w:id="429" w:author="Gu, Wanjun" w:date="2024-06-18T17:24:00Z">
                  <w:rPr>
                    <w:ins w:id="430" w:author="Gu, Wanjun" w:date="2024-06-18T11:13:00Z"/>
                    <w:rFonts w:ascii="Arial" w:hAnsi="Arial" w:cs="Arial"/>
                  </w:rPr>
                </w:rPrChange>
              </w:rPr>
            </w:pPr>
            <w:ins w:id="431" w:author="Gu, Wanjun" w:date="2024-06-18T11:13:00Z">
              <w:r w:rsidRPr="004332D1">
                <w:rPr>
                  <w:rFonts w:ascii="Arial" w:hAnsi="Arial" w:cs="Arial"/>
                  <w:b w:val="0"/>
                  <w:bCs w:val="0"/>
                  <w:rPrChange w:id="432" w:author="Gu, Wanjun" w:date="2024-06-18T17:24:00Z">
                    <w:rPr>
                      <w:rFonts w:ascii="Arial" w:hAnsi="Arial" w:cs="Arial"/>
                    </w:rPr>
                  </w:rPrChange>
                </w:rPr>
                <w:t>37-89</w:t>
              </w:r>
            </w:ins>
          </w:p>
        </w:tc>
        <w:tc>
          <w:tcPr>
            <w:tcW w:w="8460" w:type="dxa"/>
            <w:tcPrChange w:id="433" w:author="Gu, Wanjun" w:date="2024-06-18T17:24:00Z">
              <w:tcPr>
                <w:tcW w:w="8460" w:type="dxa"/>
              </w:tcPr>
            </w:tcPrChange>
          </w:tcPr>
          <w:p w14:paraId="6E861576" w14:textId="77777777" w:rsidR="00887B16" w:rsidRPr="00E130C1" w:rsidRDefault="00887B16" w:rsidP="00802A7C">
            <w:pPr>
              <w:jc w:val="both"/>
              <w:cnfStyle w:val="000000000000" w:firstRow="0" w:lastRow="0" w:firstColumn="0" w:lastColumn="0" w:oddVBand="0" w:evenVBand="0" w:oddHBand="0" w:evenHBand="0" w:firstRowFirstColumn="0" w:firstRowLastColumn="0" w:lastRowFirstColumn="0" w:lastRowLastColumn="0"/>
              <w:rPr>
                <w:ins w:id="434" w:author="Gu, Wanjun" w:date="2024-06-18T11:13:00Z"/>
                <w:rFonts w:ascii="Arial" w:hAnsi="Arial" w:cs="Arial"/>
              </w:rPr>
            </w:pPr>
            <w:ins w:id="435" w:author="Gu, Wanjun" w:date="2024-06-18T11:13:00Z">
              <w:r w:rsidRPr="00E130C1">
                <w:rPr>
                  <w:rFonts w:ascii="Arial" w:hAnsi="Arial" w:cs="Arial"/>
                </w:rPr>
                <w:t>The whole tendon-bone insertion of the Achilles on the calcaneal tuberosity</w:t>
              </w:r>
            </w:ins>
          </w:p>
        </w:tc>
      </w:tr>
      <w:tr w:rsidR="00887B16" w:rsidRPr="00E130C1" w14:paraId="60D32092" w14:textId="77777777" w:rsidTr="004332D1">
        <w:trPr>
          <w:cnfStyle w:val="000000100000" w:firstRow="0" w:lastRow="0" w:firstColumn="0" w:lastColumn="0" w:oddVBand="0" w:evenVBand="0" w:oddHBand="1" w:evenHBand="0" w:firstRowFirstColumn="0" w:firstRowLastColumn="0" w:lastRowFirstColumn="0" w:lastRowLastColumn="0"/>
          <w:ins w:id="436" w:author="Gu, Wanjun" w:date="2024-06-18T11:13:00Z"/>
        </w:trPr>
        <w:tc>
          <w:tcPr>
            <w:cnfStyle w:val="001000000000" w:firstRow="0" w:lastRow="0" w:firstColumn="1" w:lastColumn="0" w:oddVBand="0" w:evenVBand="0" w:oddHBand="0" w:evenHBand="0" w:firstRowFirstColumn="0" w:firstRowLastColumn="0" w:lastRowFirstColumn="0" w:lastRowLastColumn="0"/>
            <w:tcW w:w="1165" w:type="dxa"/>
            <w:tcPrChange w:id="437" w:author="Gu, Wanjun" w:date="2024-06-18T17:24:00Z">
              <w:tcPr>
                <w:tcW w:w="1165" w:type="dxa"/>
              </w:tcPr>
            </w:tcPrChange>
          </w:tcPr>
          <w:p w14:paraId="72ABD7A5" w14:textId="77777777" w:rsidR="00887B16" w:rsidRPr="004332D1" w:rsidRDefault="00887B16" w:rsidP="00802A7C">
            <w:pPr>
              <w:jc w:val="both"/>
              <w:cnfStyle w:val="001000100000" w:firstRow="0" w:lastRow="0" w:firstColumn="1" w:lastColumn="0" w:oddVBand="0" w:evenVBand="0" w:oddHBand="1" w:evenHBand="0" w:firstRowFirstColumn="0" w:firstRowLastColumn="0" w:lastRowFirstColumn="0" w:lastRowLastColumn="0"/>
              <w:rPr>
                <w:ins w:id="438" w:author="Gu, Wanjun" w:date="2024-06-18T11:13:00Z"/>
                <w:rFonts w:ascii="Arial" w:hAnsi="Arial" w:cs="Arial"/>
                <w:b w:val="0"/>
                <w:bCs w:val="0"/>
                <w:rPrChange w:id="439" w:author="Gu, Wanjun" w:date="2024-06-18T17:24:00Z">
                  <w:rPr>
                    <w:ins w:id="440" w:author="Gu, Wanjun" w:date="2024-06-18T11:13:00Z"/>
                    <w:rFonts w:ascii="Arial" w:hAnsi="Arial" w:cs="Arial"/>
                  </w:rPr>
                </w:rPrChange>
              </w:rPr>
            </w:pPr>
            <w:ins w:id="441" w:author="Gu, Wanjun" w:date="2024-06-18T11:13:00Z">
              <w:r w:rsidRPr="004332D1">
                <w:rPr>
                  <w:rFonts w:ascii="Arial" w:hAnsi="Arial" w:cs="Arial"/>
                  <w:b w:val="0"/>
                  <w:bCs w:val="0"/>
                  <w:rPrChange w:id="442" w:author="Gu, Wanjun" w:date="2024-06-18T17:24:00Z">
                    <w:rPr>
                      <w:rFonts w:ascii="Arial" w:hAnsi="Arial" w:cs="Arial"/>
                    </w:rPr>
                  </w:rPrChange>
                </w:rPr>
                <w:t>90</w:t>
              </w:r>
            </w:ins>
          </w:p>
        </w:tc>
        <w:tc>
          <w:tcPr>
            <w:tcW w:w="8460" w:type="dxa"/>
            <w:tcPrChange w:id="443" w:author="Gu, Wanjun" w:date="2024-06-18T17:24:00Z">
              <w:tcPr>
                <w:tcW w:w="8460" w:type="dxa"/>
              </w:tcPr>
            </w:tcPrChange>
          </w:tcPr>
          <w:p w14:paraId="457CD3B8" w14:textId="77777777" w:rsidR="00887B16" w:rsidRPr="00E130C1" w:rsidRDefault="00887B16" w:rsidP="00802A7C">
            <w:pPr>
              <w:jc w:val="both"/>
              <w:cnfStyle w:val="000000100000" w:firstRow="0" w:lastRow="0" w:firstColumn="0" w:lastColumn="0" w:oddVBand="0" w:evenVBand="0" w:oddHBand="1" w:evenHBand="0" w:firstRowFirstColumn="0" w:firstRowLastColumn="0" w:lastRowFirstColumn="0" w:lastRowLastColumn="0"/>
              <w:rPr>
                <w:ins w:id="444" w:author="Gu, Wanjun" w:date="2024-06-18T11:13:00Z"/>
                <w:rFonts w:ascii="Arial" w:hAnsi="Arial" w:cs="Arial"/>
              </w:rPr>
            </w:pPr>
            <w:ins w:id="445" w:author="Gu, Wanjun" w:date="2024-06-18T11:13:00Z">
              <w:r w:rsidRPr="00E130C1">
                <w:rPr>
                  <w:rFonts w:ascii="Arial" w:hAnsi="Arial" w:cs="Arial"/>
                </w:rPr>
                <w:t>Weightbearing point</w:t>
              </w:r>
            </w:ins>
          </w:p>
        </w:tc>
      </w:tr>
    </w:tbl>
    <w:p w14:paraId="6A2E44D4" w14:textId="77777777" w:rsidR="00A67EBB" w:rsidDel="00887B16" w:rsidRDefault="00A67EBB" w:rsidP="00A67EBB">
      <w:pPr>
        <w:pStyle w:val="paragraph"/>
        <w:spacing w:before="0" w:beforeAutospacing="0" w:after="0" w:afterAutospacing="0"/>
        <w:textAlignment w:val="baseline"/>
        <w:rPr>
          <w:del w:id="446" w:author="Gu, Wanjun" w:date="2024-06-18T11:13:00Z"/>
          <w:rStyle w:val="normaltextrun"/>
          <w:rFonts w:ascii="Arial" w:hAnsi="Arial" w:cs="Arial"/>
        </w:rPr>
      </w:pPr>
    </w:p>
    <w:p w14:paraId="5E85F794" w14:textId="77777777" w:rsidR="00887B16" w:rsidRPr="00E130C1" w:rsidRDefault="00887B16" w:rsidP="00A67EBB">
      <w:pPr>
        <w:pStyle w:val="paragraph"/>
        <w:spacing w:before="0" w:beforeAutospacing="0" w:after="0" w:afterAutospacing="0"/>
        <w:textAlignment w:val="baseline"/>
        <w:rPr>
          <w:ins w:id="447" w:author="Gu, Wanjun" w:date="2024-06-18T11:13:00Z"/>
          <w:rStyle w:val="normaltextrun"/>
          <w:rFonts w:ascii="Arial" w:hAnsi="Arial" w:cs="Arial"/>
        </w:rPr>
      </w:pPr>
    </w:p>
    <w:p w14:paraId="0C13618B" w14:textId="6F7E1176" w:rsidR="00A67EBB" w:rsidRPr="00E130C1" w:rsidRDefault="00A67EBB" w:rsidP="00A67EBB">
      <w:pPr>
        <w:pStyle w:val="paragraph"/>
        <w:spacing w:before="0" w:beforeAutospacing="0" w:after="0" w:afterAutospacing="0"/>
        <w:textAlignment w:val="baseline"/>
        <w:rPr>
          <w:rStyle w:val="normaltextrun"/>
          <w:rFonts w:ascii="Arial" w:hAnsi="Arial" w:cs="Arial"/>
        </w:rPr>
      </w:pPr>
      <w:r w:rsidRPr="00E130C1">
        <w:rPr>
          <w:rFonts w:ascii="Arial" w:hAnsi="Arial" w:cs="Arial"/>
          <w:b/>
          <w:bCs/>
          <w:color w:val="000000" w:themeColor="text1"/>
        </w:rPr>
        <w:t>Table 1: Anatomical landmarks of the calcaneus</w:t>
      </w:r>
      <w:r w:rsidR="00CF7B05" w:rsidRPr="00E130C1">
        <w:rPr>
          <w:rFonts w:ascii="Arial" w:hAnsi="Arial" w:cs="Arial"/>
          <w:b/>
          <w:bCs/>
          <w:color w:val="000000" w:themeColor="text1"/>
        </w:rPr>
        <w:t>,</w:t>
      </w:r>
      <w:r w:rsidRPr="00E130C1">
        <w:rPr>
          <w:rFonts w:ascii="Arial" w:hAnsi="Arial" w:cs="Arial"/>
          <w:b/>
          <w:bCs/>
          <w:color w:val="000000" w:themeColor="text1"/>
        </w:rPr>
        <w:t xml:space="preserve"> and </w:t>
      </w:r>
      <w:r w:rsidR="00692287" w:rsidRPr="00E130C1">
        <w:rPr>
          <w:rFonts w:ascii="Arial" w:hAnsi="Arial" w:cs="Arial"/>
          <w:b/>
          <w:bCs/>
          <w:color w:val="000000" w:themeColor="text1"/>
        </w:rPr>
        <w:t xml:space="preserve">the </w:t>
      </w:r>
      <w:r w:rsidR="00671D0C" w:rsidRPr="00E130C1">
        <w:rPr>
          <w:rFonts w:ascii="Arial" w:hAnsi="Arial" w:cs="Arial"/>
          <w:b/>
          <w:bCs/>
          <w:color w:val="000000" w:themeColor="text1"/>
        </w:rPr>
        <w:t xml:space="preserve">calcaneal </w:t>
      </w:r>
      <w:r w:rsidR="00CF7B05" w:rsidRPr="00E130C1">
        <w:rPr>
          <w:rFonts w:ascii="Arial" w:hAnsi="Arial" w:cs="Arial"/>
          <w:b/>
          <w:bCs/>
          <w:color w:val="000000" w:themeColor="text1"/>
        </w:rPr>
        <w:t>tuberosity</w:t>
      </w:r>
      <w:r w:rsidRPr="00E130C1">
        <w:rPr>
          <w:rFonts w:ascii="Arial" w:hAnsi="Arial" w:cs="Arial"/>
          <w:b/>
          <w:bCs/>
          <w:color w:val="000000" w:themeColor="text1"/>
        </w:rPr>
        <w:t xml:space="preserve">. </w:t>
      </w:r>
      <w:r w:rsidRPr="00E130C1">
        <w:rPr>
          <w:rFonts w:ascii="Arial" w:hAnsi="Arial" w:cs="Arial"/>
          <w:color w:val="000000" w:themeColor="text1"/>
        </w:rPr>
        <w:t xml:space="preserve">90 points corresponding to various anatomical landmarks were </w:t>
      </w:r>
      <w:r w:rsidR="00B96A54" w:rsidRPr="00E130C1">
        <w:rPr>
          <w:rFonts w:ascii="Arial" w:eastAsiaTheme="minorEastAsia" w:hAnsi="Arial" w:cs="Arial"/>
          <w:color w:val="000000" w:themeColor="text1"/>
          <w:lang w:eastAsia="zh-CN"/>
        </w:rPr>
        <w:t>placed</w:t>
      </w:r>
      <w:r w:rsidR="00B96A54" w:rsidRPr="00E130C1">
        <w:rPr>
          <w:rFonts w:ascii="Arial" w:hAnsi="Arial" w:cs="Arial"/>
          <w:color w:val="000000" w:themeColor="text1"/>
        </w:rPr>
        <w:t xml:space="preserve"> </w:t>
      </w:r>
      <w:r w:rsidRPr="00E130C1">
        <w:rPr>
          <w:rFonts w:ascii="Arial" w:hAnsi="Arial" w:cs="Arial"/>
          <w:color w:val="000000" w:themeColor="text1"/>
        </w:rPr>
        <w:t>on each calcaneus of the 40 control feet and plotted to develop a standard circle</w:t>
      </w:r>
      <w:r w:rsidR="00B96A54" w:rsidRPr="00E130C1">
        <w:rPr>
          <w:rFonts w:ascii="Arial" w:eastAsiaTheme="minorEastAsia" w:hAnsi="Arial" w:cs="Arial"/>
          <w:color w:val="000000" w:themeColor="text1"/>
          <w:lang w:eastAsia="zh-CN"/>
        </w:rPr>
        <w:t xml:space="preserve"> algorithm, so it can be used to map out the individual standard morphology of any calcaneus with or </w:t>
      </w:r>
      <w:del w:id="448" w:author="Gu, Wanjun" w:date="2024-06-18T11:08:00Z">
        <w:r w:rsidR="00B96A54" w:rsidRPr="00E130C1" w:rsidDel="009F7A23">
          <w:rPr>
            <w:rFonts w:ascii="Arial" w:eastAsiaTheme="minorEastAsia" w:hAnsi="Arial" w:cs="Arial"/>
            <w:color w:val="000000" w:themeColor="text1"/>
            <w:lang w:eastAsia="zh-CN"/>
          </w:rPr>
          <w:delText>without  IAT</w:delText>
        </w:r>
      </w:del>
      <w:ins w:id="449" w:author="Gu, Wanjun" w:date="2024-06-18T11:08:00Z">
        <w:r w:rsidR="009F7A23" w:rsidRPr="00E130C1">
          <w:rPr>
            <w:rFonts w:ascii="Arial" w:eastAsiaTheme="minorEastAsia" w:hAnsi="Arial" w:cs="Arial"/>
            <w:color w:val="000000" w:themeColor="text1"/>
            <w:lang w:eastAsia="zh-CN"/>
          </w:rPr>
          <w:t>without IAT</w:t>
        </w:r>
      </w:ins>
      <w:r w:rsidR="00B96A54" w:rsidRPr="00E130C1">
        <w:rPr>
          <w:rFonts w:ascii="Arial" w:eastAsiaTheme="minorEastAsia" w:hAnsi="Arial" w:cs="Arial"/>
          <w:color w:val="000000" w:themeColor="text1"/>
          <w:lang w:eastAsia="zh-CN"/>
        </w:rPr>
        <w:t xml:space="preserve"> on the lateral weightbearing XR view through this </w:t>
      </w:r>
      <w:r w:rsidR="00CB2515" w:rsidRPr="00E130C1">
        <w:rPr>
          <w:rFonts w:ascii="Arial" w:eastAsiaTheme="minorEastAsia" w:hAnsi="Arial" w:cs="Arial"/>
          <w:color w:val="000000" w:themeColor="text1"/>
          <w:lang w:eastAsia="zh-CN"/>
        </w:rPr>
        <w:t>rectangle circumscription method</w:t>
      </w:r>
      <w:r w:rsidRPr="00E130C1">
        <w:rPr>
          <w:rFonts w:ascii="Arial" w:hAnsi="Arial" w:cs="Arial"/>
          <w:color w:val="000000" w:themeColor="text1"/>
        </w:rPr>
        <w:t>.</w:t>
      </w:r>
    </w:p>
    <w:p w14:paraId="11D8A6B7" w14:textId="2F5CB2C6" w:rsidR="00A67EBB" w:rsidRPr="00E130C1" w:rsidDel="009F7A23" w:rsidRDefault="009F7A23" w:rsidP="009F7A23">
      <w:pPr>
        <w:rPr>
          <w:del w:id="450" w:author="Gu, Wanjun" w:date="2024-06-18T11:08:00Z"/>
          <w:rFonts w:ascii="Arial" w:hAnsi="Arial" w:cs="Arial"/>
        </w:rPr>
        <w:pPrChange w:id="451" w:author="Gu, Wanjun" w:date="2024-06-18T11:08:00Z">
          <w:pPr>
            <w:jc w:val="both"/>
          </w:pPr>
        </w:pPrChange>
      </w:pPr>
      <w:ins w:id="452" w:author="Gu, Wanjun" w:date="2024-06-18T11:08:00Z">
        <w:r>
          <w:rPr>
            <w:rFonts w:ascii="Arial" w:hAnsi="Arial" w:cs="Arial"/>
          </w:rPr>
          <w:br w:type="page"/>
        </w:r>
      </w:ins>
    </w:p>
    <w:p w14:paraId="7DCDFF6E" w14:textId="77777777" w:rsidR="00A67EBB" w:rsidRPr="00E130C1" w:rsidRDefault="00A67EBB" w:rsidP="00A67EBB">
      <w:pPr>
        <w:jc w:val="both"/>
        <w:rPr>
          <w:rStyle w:val="normaltextrun"/>
          <w:rFonts w:ascii="Arial" w:hAnsi="Arial" w:cs="Arial"/>
        </w:rPr>
      </w:pPr>
    </w:p>
    <w:p w14:paraId="735692CF" w14:textId="210DAA18" w:rsidR="00A67EBB" w:rsidRPr="00E130C1" w:rsidRDefault="00D308CE" w:rsidP="00A67EBB">
      <w:pPr>
        <w:jc w:val="center"/>
        <w:rPr>
          <w:rFonts w:ascii="Arial" w:hAnsi="Arial" w:cs="Arial"/>
        </w:rPr>
      </w:pPr>
      <w:del w:id="453" w:author="Gu, Wanjun" w:date="2024-06-19T00:24:00Z">
        <w:r w:rsidRPr="00E130C1" w:rsidDel="00B45DB9">
          <w:rPr>
            <w:rFonts w:ascii="Arial" w:hAnsi="Arial" w:cs="Arial"/>
            <w:noProof/>
          </w:rPr>
          <w:drawing>
            <wp:inline distT="0" distB="0" distL="0" distR="0" wp14:anchorId="0AC0A7E0" wp14:editId="341FF6A2">
              <wp:extent cx="4509370" cy="2825101"/>
              <wp:effectExtent l="0" t="0" r="0" b="0"/>
              <wp:docPr id="102138776" name="Picture 1" descr="A x-ray of a fo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8776" name="Picture 1" descr="A x-ray of a foo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2213" cy="2826882"/>
                      </a:xfrm>
                      <a:prstGeom prst="rect">
                        <a:avLst/>
                      </a:prstGeom>
                    </pic:spPr>
                  </pic:pic>
                </a:graphicData>
              </a:graphic>
            </wp:inline>
          </w:drawing>
        </w:r>
      </w:del>
      <w:ins w:id="454" w:author="Gu, Wanjun" w:date="2024-06-19T00:29:00Z">
        <w:r w:rsidR="00B45DB9">
          <w:rPr>
            <w:rFonts w:ascii="Arial" w:hAnsi="Arial" w:cs="Arial"/>
            <w:noProof/>
          </w:rPr>
          <w:drawing>
            <wp:inline distT="0" distB="0" distL="0" distR="0" wp14:anchorId="24431C48" wp14:editId="38096143">
              <wp:extent cx="5943600" cy="3722370"/>
              <wp:effectExtent l="0" t="0" r="0" b="0"/>
              <wp:docPr id="2065912849" name="Picture 2" descr="A x-ray of a fo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12849" name="Picture 2" descr="A x-ray of a fo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22370"/>
                      </a:xfrm>
                      <a:prstGeom prst="rect">
                        <a:avLst/>
                      </a:prstGeom>
                    </pic:spPr>
                  </pic:pic>
                </a:graphicData>
              </a:graphic>
            </wp:inline>
          </w:drawing>
        </w:r>
      </w:ins>
    </w:p>
    <w:p w14:paraId="06915948" w14:textId="511BD242" w:rsidR="00A52E27" w:rsidRPr="00E130C1" w:rsidRDefault="00A52E27" w:rsidP="00A52E27">
      <w:pPr>
        <w:pStyle w:val="paragraph"/>
        <w:spacing w:before="0" w:beforeAutospacing="0" w:after="0" w:afterAutospacing="0"/>
        <w:textAlignment w:val="baseline"/>
        <w:rPr>
          <w:rStyle w:val="normaltextrun"/>
          <w:rFonts w:ascii="Arial" w:hAnsi="Arial" w:cs="Arial"/>
        </w:rPr>
      </w:pPr>
    </w:p>
    <w:p w14:paraId="251DADC1" w14:textId="2DC20A3E" w:rsidR="005B5044" w:rsidRPr="00E130C1" w:rsidRDefault="005B5044" w:rsidP="005B5044">
      <w:pPr>
        <w:jc w:val="both"/>
        <w:rPr>
          <w:rFonts w:ascii="Arial" w:hAnsi="Arial" w:cs="Arial"/>
        </w:rPr>
      </w:pPr>
      <w:commentRangeStart w:id="455"/>
      <w:commentRangeStart w:id="456"/>
      <w:r w:rsidRPr="00E130C1">
        <w:rPr>
          <w:rFonts w:ascii="Arial" w:hAnsi="Arial" w:cs="Arial"/>
          <w:b/>
          <w:bCs/>
        </w:rPr>
        <w:t>Figure 1</w:t>
      </w:r>
      <w:r w:rsidR="00AB749D" w:rsidRPr="00E130C1">
        <w:rPr>
          <w:rFonts w:ascii="Arial" w:hAnsi="Arial" w:cs="Arial"/>
          <w:b/>
          <w:bCs/>
        </w:rPr>
        <w:t>.</w:t>
      </w:r>
      <w:r w:rsidRPr="00E130C1">
        <w:rPr>
          <w:rFonts w:ascii="Arial" w:hAnsi="Arial" w:cs="Arial"/>
          <w:b/>
          <w:bCs/>
        </w:rPr>
        <w:t xml:space="preserve"> Calcaneal </w:t>
      </w:r>
      <w:r w:rsidR="00524496" w:rsidRPr="00E130C1">
        <w:rPr>
          <w:rFonts w:ascii="Arial" w:hAnsi="Arial" w:cs="Arial"/>
          <w:b/>
          <w:bCs/>
        </w:rPr>
        <w:t xml:space="preserve">Tuberosity </w:t>
      </w:r>
      <w:r w:rsidRPr="00E130C1">
        <w:rPr>
          <w:rFonts w:ascii="Arial" w:hAnsi="Arial" w:cs="Arial"/>
          <w:b/>
          <w:bCs/>
        </w:rPr>
        <w:t>Mapping</w:t>
      </w:r>
      <w:commentRangeEnd w:id="455"/>
      <w:r w:rsidR="008055BD" w:rsidRPr="00E130C1">
        <w:rPr>
          <w:rStyle w:val="CommentReference"/>
          <w:rFonts w:ascii="Arial" w:hAnsi="Arial" w:cs="Arial"/>
        </w:rPr>
        <w:commentReference w:id="455"/>
      </w:r>
      <w:commentRangeEnd w:id="456"/>
      <w:r w:rsidR="00B45DB9">
        <w:rPr>
          <w:rStyle w:val="CommentReference"/>
        </w:rPr>
        <w:commentReference w:id="456"/>
      </w:r>
      <w:r w:rsidRPr="00E130C1">
        <w:rPr>
          <w:rFonts w:ascii="Arial" w:hAnsi="Arial" w:cs="Arial"/>
          <w:b/>
          <w:bCs/>
        </w:rPr>
        <w:t xml:space="preserve">. </w:t>
      </w:r>
      <w:r w:rsidRPr="00E130C1">
        <w:rPr>
          <w:rFonts w:ascii="Arial" w:hAnsi="Arial" w:cs="Arial"/>
        </w:rPr>
        <w:t xml:space="preserve">Each calcaneus was </w:t>
      </w:r>
      <w:r w:rsidR="000414EE" w:rsidRPr="00E130C1">
        <w:rPr>
          <w:rFonts w:ascii="Arial" w:hAnsi="Arial" w:cs="Arial"/>
        </w:rPr>
        <w:t>circumscribed</w:t>
      </w:r>
      <w:r w:rsidRPr="00E130C1">
        <w:rPr>
          <w:rFonts w:ascii="Arial" w:hAnsi="Arial" w:cs="Arial"/>
        </w:rPr>
        <w:t xml:space="preserve"> within a rectangle and </w:t>
      </w:r>
      <w:del w:id="457" w:author="Gu, Wanjun" w:date="2024-06-18T11:00:00Z">
        <w:r w:rsidR="00E56C78" w:rsidRPr="00E130C1" w:rsidDel="00E130C1">
          <w:rPr>
            <w:rFonts w:ascii="Arial" w:hAnsi="Arial" w:cs="Arial"/>
          </w:rPr>
          <w:delText xml:space="preserve">points </w:delText>
        </w:r>
        <w:r w:rsidRPr="00E130C1" w:rsidDel="00E130C1">
          <w:rPr>
            <w:rFonts w:ascii="Arial" w:hAnsi="Arial" w:cs="Arial"/>
          </w:rPr>
          <w:delText xml:space="preserve"> </w:delText>
        </w:r>
        <w:r w:rsidR="00D308CE" w:rsidRPr="00E130C1" w:rsidDel="00E130C1">
          <w:rPr>
            <w:rFonts w:ascii="Arial" w:hAnsi="Arial" w:cs="Arial"/>
          </w:rPr>
          <w:delText>4</w:delText>
        </w:r>
      </w:del>
      <w:ins w:id="458" w:author="Gu, Wanjun" w:date="2024-06-18T11:00:00Z">
        <w:r w:rsidR="00E130C1" w:rsidRPr="00E130C1">
          <w:rPr>
            <w:rFonts w:ascii="Arial" w:hAnsi="Arial" w:cs="Arial"/>
          </w:rPr>
          <w:t>points 4</w:t>
        </w:r>
        <w:r w:rsidR="00E130C1">
          <w:rPr>
            <w:rFonts w:ascii="Arial" w:hAnsi="Arial" w:cs="Arial"/>
          </w:rPr>
          <w:t xml:space="preserve"> to </w:t>
        </w:r>
      </w:ins>
      <w:del w:id="459" w:author="Gu, Wanjun" w:date="2024-06-18T11:00:00Z">
        <w:r w:rsidRPr="00E130C1" w:rsidDel="00E130C1">
          <w:rPr>
            <w:rFonts w:ascii="Arial" w:hAnsi="Arial" w:cs="Arial"/>
          </w:rPr>
          <w:delText>-</w:delText>
        </w:r>
      </w:del>
      <w:r w:rsidRPr="00E130C1">
        <w:rPr>
          <w:rFonts w:ascii="Arial" w:hAnsi="Arial" w:cs="Arial"/>
        </w:rPr>
        <w:t xml:space="preserve">90 </w:t>
      </w:r>
      <w:del w:id="460" w:author="Gu, Wanjun" w:date="2024-06-18T11:02:00Z">
        <w:r w:rsidRPr="00E130C1" w:rsidDel="00E130C1">
          <w:rPr>
            <w:rFonts w:ascii="Arial" w:hAnsi="Arial" w:cs="Arial"/>
          </w:rPr>
          <w:delText>were</w:delText>
        </w:r>
      </w:del>
      <w:ins w:id="461" w:author="Gu, Wanjun" w:date="2024-06-18T11:02:00Z">
        <w:r w:rsidR="00E130C1" w:rsidRPr="00E130C1">
          <w:rPr>
            <w:rFonts w:ascii="Arial" w:hAnsi="Arial" w:cs="Arial"/>
          </w:rPr>
          <w:t>was</w:t>
        </w:r>
      </w:ins>
      <w:r w:rsidRPr="00E130C1">
        <w:rPr>
          <w:rFonts w:ascii="Arial" w:hAnsi="Arial" w:cs="Arial"/>
        </w:rPr>
        <w:t xml:space="preserve"> plotted </w:t>
      </w:r>
      <w:r w:rsidR="00E56C78" w:rsidRPr="00E130C1">
        <w:rPr>
          <w:rFonts w:ascii="Arial" w:hAnsi="Arial" w:cs="Arial"/>
        </w:rPr>
        <w:t>with some of them representing</w:t>
      </w:r>
      <w:r w:rsidRPr="00E130C1">
        <w:rPr>
          <w:rFonts w:ascii="Arial" w:hAnsi="Arial" w:cs="Arial"/>
        </w:rPr>
        <w:t xml:space="preserve"> standardiz</w:t>
      </w:r>
      <w:r w:rsidR="00D308CE" w:rsidRPr="00E130C1">
        <w:rPr>
          <w:rFonts w:ascii="Arial" w:hAnsi="Arial" w:cs="Arial"/>
        </w:rPr>
        <w:t>e</w:t>
      </w:r>
      <w:r w:rsidRPr="00E130C1">
        <w:rPr>
          <w:rFonts w:ascii="Arial" w:hAnsi="Arial" w:cs="Arial"/>
        </w:rPr>
        <w:t xml:space="preserve">d anatomical </w:t>
      </w:r>
      <w:r w:rsidR="00E56C78" w:rsidRPr="00E130C1">
        <w:rPr>
          <w:rFonts w:ascii="Arial" w:hAnsi="Arial" w:cs="Arial"/>
        </w:rPr>
        <w:t xml:space="preserve">markers, while the rest being evenly distributed between two </w:t>
      </w:r>
      <w:r w:rsidR="002A6682" w:rsidRPr="00E130C1">
        <w:rPr>
          <w:rFonts w:ascii="Arial" w:hAnsi="Arial" w:cs="Arial"/>
        </w:rPr>
        <w:t xml:space="preserve">anatomical </w:t>
      </w:r>
      <w:r w:rsidR="00E56C78" w:rsidRPr="00E130C1">
        <w:rPr>
          <w:rFonts w:ascii="Arial" w:hAnsi="Arial" w:cs="Arial"/>
        </w:rPr>
        <w:t xml:space="preserve">markers </w:t>
      </w:r>
      <w:r w:rsidR="002A6682" w:rsidRPr="00E130C1">
        <w:rPr>
          <w:rFonts w:ascii="Arial" w:hAnsi="Arial" w:cs="Arial"/>
        </w:rPr>
        <w:t>to map the</w:t>
      </w:r>
      <w:r w:rsidR="00E56C78" w:rsidRPr="00E130C1">
        <w:rPr>
          <w:rFonts w:ascii="Arial" w:hAnsi="Arial" w:cs="Arial"/>
        </w:rPr>
        <w:t xml:space="preserve"> contour of the bone</w:t>
      </w:r>
      <w:r w:rsidRPr="00E130C1">
        <w:rPr>
          <w:rFonts w:ascii="Arial" w:hAnsi="Arial" w:cs="Arial"/>
        </w:rPr>
        <w:t>.</w:t>
      </w:r>
      <w:r w:rsidR="004079D9" w:rsidRPr="00E130C1">
        <w:rPr>
          <w:rFonts w:ascii="Arial" w:hAnsi="Arial" w:cs="Arial"/>
        </w:rPr>
        <w:t xml:space="preserve"> (Table 1)</w:t>
      </w:r>
      <w:r w:rsidR="00D308CE" w:rsidRPr="00E130C1">
        <w:rPr>
          <w:rFonts w:ascii="Arial" w:hAnsi="Arial" w:cs="Arial"/>
        </w:rPr>
        <w:t xml:space="preserve"> Of note,</w:t>
      </w:r>
      <w:r w:rsidR="00E56C78" w:rsidRPr="00E130C1">
        <w:rPr>
          <w:rFonts w:ascii="Arial" w:hAnsi="Arial" w:cs="Arial"/>
        </w:rPr>
        <w:t xml:space="preserve"> points</w:t>
      </w:r>
      <w:r w:rsidR="00D308CE" w:rsidRPr="00E130C1">
        <w:rPr>
          <w:rFonts w:ascii="Arial" w:hAnsi="Arial" w:cs="Arial"/>
        </w:rPr>
        <w:t xml:space="preserve">1-3 </w:t>
      </w:r>
      <w:r w:rsidR="00EA0108" w:rsidRPr="00E130C1">
        <w:rPr>
          <w:rFonts w:ascii="Arial" w:hAnsi="Arial" w:cs="Arial"/>
        </w:rPr>
        <w:t>were</w:t>
      </w:r>
      <w:r w:rsidR="00D308CE" w:rsidRPr="00E130C1">
        <w:rPr>
          <w:rFonts w:ascii="Arial" w:hAnsi="Arial" w:cs="Arial"/>
        </w:rPr>
        <w:t xml:space="preserve"> </w:t>
      </w:r>
      <w:commentRangeStart w:id="462"/>
      <w:r w:rsidR="00D308CE" w:rsidRPr="00E130C1">
        <w:rPr>
          <w:rFonts w:ascii="Arial" w:hAnsi="Arial" w:cs="Arial"/>
        </w:rPr>
        <w:t>measurement</w:t>
      </w:r>
      <w:commentRangeEnd w:id="462"/>
      <w:r w:rsidR="00E56C78" w:rsidRPr="00E130C1">
        <w:rPr>
          <w:rStyle w:val="CommentReference"/>
          <w:rFonts w:ascii="Arial" w:hAnsi="Arial" w:cs="Arial"/>
        </w:rPr>
        <w:commentReference w:id="462"/>
      </w:r>
      <w:r w:rsidR="00D308CE" w:rsidRPr="00E130C1">
        <w:rPr>
          <w:rFonts w:ascii="Arial" w:hAnsi="Arial" w:cs="Arial"/>
        </w:rPr>
        <w:t xml:space="preserve"> calibration markers and therefore not depicted here.</w:t>
      </w:r>
    </w:p>
    <w:p w14:paraId="063695CE" w14:textId="0BF6CB39" w:rsidR="002D74C2" w:rsidRPr="00E130C1" w:rsidDel="009F7A23" w:rsidRDefault="00E56C78" w:rsidP="009F7A23">
      <w:pPr>
        <w:pStyle w:val="paragraph"/>
        <w:spacing w:before="0" w:after="0"/>
        <w:textAlignment w:val="baseline"/>
        <w:rPr>
          <w:del w:id="463" w:author="Gu, Wanjun" w:date="2024-06-18T11:08:00Z"/>
          <w:rFonts w:ascii="Arial" w:hAnsi="Arial" w:cs="Arial"/>
        </w:rPr>
        <w:pPrChange w:id="464" w:author="Gu, Wanjun" w:date="2024-06-18T11:08:00Z">
          <w:pPr>
            <w:pStyle w:val="paragraph"/>
            <w:spacing w:before="0" w:after="0"/>
            <w:textAlignment w:val="baseline"/>
          </w:pPr>
        </w:pPrChange>
      </w:pPr>
      <w:del w:id="465" w:author="Gu, Wanjun" w:date="2024-06-18T11:08:00Z">
        <w:r w:rsidRPr="00E130C1" w:rsidDel="009F7A23">
          <w:rPr>
            <w:rFonts w:ascii="Arial" w:hAnsi="Arial" w:cs="Arial"/>
          </w:rPr>
          <w:delText xml:space="preserve">Then the </w:delText>
        </w:r>
        <w:r w:rsidR="009762B6" w:rsidRPr="00E130C1" w:rsidDel="009F7A23">
          <w:rPr>
            <w:rFonts w:ascii="Arial" w:hAnsi="Arial" w:cs="Arial"/>
          </w:rPr>
          <w:delText xml:space="preserve">90 points </w:delText>
        </w:r>
        <w:r w:rsidR="00EA0108" w:rsidRPr="00E130C1" w:rsidDel="009F7A23">
          <w:rPr>
            <w:rFonts w:ascii="Arial" w:hAnsi="Arial" w:cs="Arial"/>
          </w:rPr>
          <w:delText xml:space="preserve">placed </w:delText>
        </w:r>
        <w:r w:rsidR="009762B6" w:rsidRPr="00E130C1" w:rsidDel="009F7A23">
          <w:rPr>
            <w:rFonts w:ascii="Arial" w:hAnsi="Arial" w:cs="Arial"/>
          </w:rPr>
          <w:delText xml:space="preserve">on each of the 40 control </w:delText>
        </w:r>
      </w:del>
      <w:del w:id="466" w:author="Gu, Wanjun" w:date="2024-06-18T11:00:00Z">
        <w:r w:rsidR="009762B6" w:rsidRPr="00E130C1" w:rsidDel="00E130C1">
          <w:rPr>
            <w:rFonts w:ascii="Arial" w:hAnsi="Arial" w:cs="Arial"/>
          </w:rPr>
          <w:delText>feet  were</w:delText>
        </w:r>
      </w:del>
      <w:del w:id="467" w:author="Gu, Wanjun" w:date="2024-06-18T11:08:00Z">
        <w:r w:rsidR="009762B6" w:rsidRPr="00E130C1" w:rsidDel="009F7A23">
          <w:rPr>
            <w:rFonts w:ascii="Arial" w:hAnsi="Arial" w:cs="Arial"/>
          </w:rPr>
          <w:delText xml:space="preserve"> collectively mapped to construct a </w:delText>
        </w:r>
        <w:r w:rsidR="00827237" w:rsidRPr="00E130C1" w:rsidDel="009F7A23">
          <w:rPr>
            <w:rFonts w:ascii="Arial" w:hAnsi="Arial" w:cs="Arial"/>
          </w:rPr>
          <w:delText>Standard Circle</w:delText>
        </w:r>
        <w:r w:rsidR="00524496" w:rsidRPr="00E130C1" w:rsidDel="009F7A23">
          <w:rPr>
            <w:rFonts w:ascii="Arial" w:hAnsi="Arial" w:cs="Arial"/>
          </w:rPr>
          <w:delText xml:space="preserve"> with a fitting algorithm mathematically</w:delText>
        </w:r>
        <w:r w:rsidR="009762B6" w:rsidRPr="00E130C1" w:rsidDel="009F7A23">
          <w:rPr>
            <w:rFonts w:ascii="Arial" w:hAnsi="Arial" w:cs="Arial"/>
          </w:rPr>
          <w:delText xml:space="preserve">. </w:delText>
        </w:r>
        <w:r w:rsidR="00524496" w:rsidRPr="00E130C1" w:rsidDel="009F7A23">
          <w:rPr>
            <w:rFonts w:ascii="Arial" w:hAnsi="Arial" w:cs="Arial"/>
          </w:rPr>
          <w:delText xml:space="preserve"> Two parameters were used to define the individual Standard Circle for each foot using the above rectangle circumscription </w:delText>
        </w:r>
      </w:del>
      <w:del w:id="468" w:author="Gu, Wanjun" w:date="2024-06-18T11:00:00Z">
        <w:r w:rsidR="00524496" w:rsidRPr="00E130C1" w:rsidDel="00E130C1">
          <w:rPr>
            <w:rFonts w:ascii="Arial" w:hAnsi="Arial" w:cs="Arial"/>
          </w:rPr>
          <w:delText>&amp;</w:delText>
        </w:r>
      </w:del>
      <w:del w:id="469" w:author="Gu, Wanjun" w:date="2024-06-18T11:08:00Z">
        <w:r w:rsidR="00524496" w:rsidRPr="00E130C1" w:rsidDel="009F7A23">
          <w:rPr>
            <w:rFonts w:ascii="Arial" w:hAnsi="Arial" w:cs="Arial"/>
          </w:rPr>
          <w:delText xml:space="preserve"> mapping method to </w:delText>
        </w:r>
        <w:r w:rsidR="000E3B5C" w:rsidRPr="00E130C1" w:rsidDel="009F7A23">
          <w:rPr>
            <w:rFonts w:ascii="Arial" w:hAnsi="Arial" w:cs="Arial"/>
          </w:rPr>
          <w:delText>include</w:delText>
        </w:r>
        <w:r w:rsidR="00524496" w:rsidRPr="00E130C1" w:rsidDel="009F7A23">
          <w:rPr>
            <w:rFonts w:ascii="Arial" w:hAnsi="Arial" w:cs="Arial"/>
          </w:rPr>
          <w:delText xml:space="preserve"> </w:delText>
        </w:r>
        <w:r w:rsidR="000E3B5C" w:rsidRPr="00E130C1" w:rsidDel="009F7A23">
          <w:rPr>
            <w:rFonts w:ascii="Arial" w:hAnsi="Arial" w:cs="Arial"/>
          </w:rPr>
          <w:delText>complex dimensional information</w:delText>
        </w:r>
        <w:r w:rsidR="00524496" w:rsidRPr="00E130C1" w:rsidDel="009F7A23">
          <w:rPr>
            <w:rFonts w:ascii="Arial" w:hAnsi="Arial" w:cs="Arial"/>
          </w:rPr>
          <w:delText xml:space="preserve"> of the calcaneus: 1) </w:delText>
        </w:r>
        <w:r w:rsidR="000E3B5C" w:rsidRPr="00E130C1" w:rsidDel="009F7A23">
          <w:rPr>
            <w:rFonts w:ascii="Arial" w:hAnsi="Arial" w:cs="Arial"/>
          </w:rPr>
          <w:delText xml:space="preserve">relative position of </w:delText>
        </w:r>
        <w:r w:rsidR="00524496" w:rsidRPr="00E130C1" w:rsidDel="009F7A23">
          <w:rPr>
            <w:rFonts w:ascii="Arial" w:hAnsi="Arial" w:cs="Arial"/>
          </w:rPr>
          <w:delText xml:space="preserve">the circle's center with respect to the rectangle </w:delText>
        </w:r>
        <w:r w:rsidR="003A0588" w:rsidRPr="00E130C1" w:rsidDel="009F7A23">
          <w:rPr>
            <w:rFonts w:ascii="Arial" w:hAnsi="Arial" w:cs="Arial"/>
          </w:rPr>
          <w:delText xml:space="preserve">being </w:delText>
        </w:r>
        <w:r w:rsidR="00524496" w:rsidRPr="00E130C1" w:rsidDel="009F7A23">
          <w:rPr>
            <w:rFonts w:ascii="Arial" w:hAnsi="Arial" w:cs="Arial"/>
          </w:rPr>
          <w:delText>de</w:delText>
        </w:r>
        <w:r w:rsidR="003A0588" w:rsidRPr="00E130C1" w:rsidDel="009F7A23">
          <w:rPr>
            <w:rFonts w:ascii="Arial" w:hAnsi="Arial" w:cs="Arial"/>
          </w:rPr>
          <w:delText>termined</w:delText>
        </w:r>
        <w:r w:rsidR="00524496" w:rsidRPr="00E130C1" w:rsidDel="009F7A23">
          <w:rPr>
            <w:rFonts w:ascii="Arial" w:hAnsi="Arial" w:cs="Arial"/>
          </w:rPr>
          <w:delText xml:space="preserve"> by point 4, 5, 6, and 7, and 2) the radius of the standard circle</w:delText>
        </w:r>
        <w:r w:rsidR="003A0588" w:rsidRPr="00E130C1" w:rsidDel="009F7A23">
          <w:rPr>
            <w:rFonts w:ascii="Arial" w:hAnsi="Arial" w:cs="Arial"/>
          </w:rPr>
          <w:delText xml:space="preserve"> being determined by </w:delText>
        </w:r>
        <w:r w:rsidR="000E3B5C" w:rsidRPr="00E130C1" w:rsidDel="009F7A23">
          <w:rPr>
            <w:rFonts w:ascii="Arial" w:hAnsi="Arial" w:cs="Arial"/>
          </w:rPr>
          <w:delText xml:space="preserve">the bone markers that represented dimensions of the calcaneus in terms of height, length, pitch angle, etc. </w:delText>
        </w:r>
        <w:r w:rsidR="002D74C2" w:rsidRPr="00E130C1" w:rsidDel="009F7A23">
          <w:rPr>
            <w:rFonts w:ascii="Arial" w:hAnsi="Arial" w:cs="Arial"/>
          </w:rPr>
          <w:delText>These two</w:delText>
        </w:r>
        <w:r w:rsidR="00E130C1" w:rsidDel="009F7A23">
          <w:rPr>
            <w:rFonts w:ascii="Arial" w:hAnsi="Arial" w:cs="Arial"/>
          </w:rPr>
          <w:delText xml:space="preserve"> </w:delText>
        </w:r>
        <w:r w:rsidR="002D74C2" w:rsidRPr="00E130C1" w:rsidDel="009F7A23">
          <w:rPr>
            <w:rFonts w:ascii="Arial" w:hAnsi="Arial" w:cs="Arial"/>
          </w:rPr>
          <w:delText>optimal parameters were established when the least square loss of the Standard Circle, in relation to the control reference data points, was minimized.</w:delText>
        </w:r>
      </w:del>
    </w:p>
    <w:p w14:paraId="36F46585" w14:textId="25B3C6C6" w:rsidR="00A67EBB" w:rsidRPr="00E130C1" w:rsidDel="009F7A23" w:rsidRDefault="00754C8D" w:rsidP="009F7A23">
      <w:pPr>
        <w:pStyle w:val="paragraph"/>
        <w:spacing w:before="0" w:after="0"/>
        <w:textAlignment w:val="baseline"/>
        <w:rPr>
          <w:del w:id="470" w:author="Gu, Wanjun" w:date="2024-06-18T11:08:00Z"/>
          <w:rFonts w:ascii="Arial" w:hAnsi="Arial" w:cs="Arial"/>
        </w:rPr>
      </w:pPr>
      <w:del w:id="471" w:author="Gu, Wanjun" w:date="2024-06-18T11:08:00Z">
        <w:r w:rsidRPr="00E130C1" w:rsidDel="009F7A23">
          <w:rPr>
            <w:rFonts w:ascii="Arial" w:hAnsi="Arial" w:cs="Arial"/>
          </w:rPr>
          <w:delText xml:space="preserve">The goal of obtaining this individualized Standard Circle was </w:delText>
        </w:r>
        <w:r w:rsidR="009762B6" w:rsidRPr="00E130C1" w:rsidDel="009F7A23">
          <w:rPr>
            <w:rFonts w:ascii="Arial" w:hAnsi="Arial" w:cs="Arial"/>
          </w:rPr>
          <w:delText>to delineate the contour that best approximates the posterior outline of a</w:delText>
        </w:r>
        <w:r w:rsidR="00A9333B" w:rsidRPr="00E130C1" w:rsidDel="009F7A23">
          <w:rPr>
            <w:rFonts w:ascii="Arial" w:hAnsi="Arial" w:cs="Arial"/>
          </w:rPr>
          <w:delText xml:space="preserve">n “ideal </w:delText>
        </w:r>
        <w:r w:rsidR="009762B6" w:rsidRPr="00E130C1" w:rsidDel="009F7A23">
          <w:rPr>
            <w:rFonts w:ascii="Arial" w:hAnsi="Arial" w:cs="Arial"/>
          </w:rPr>
          <w:delText>healthy</w:delText>
        </w:r>
        <w:r w:rsidR="00423420" w:rsidRPr="00E130C1" w:rsidDel="009F7A23">
          <w:rPr>
            <w:rFonts w:ascii="Arial" w:hAnsi="Arial" w:cs="Arial"/>
          </w:rPr>
          <w:delText>”</w:delText>
        </w:r>
        <w:r w:rsidR="009762B6" w:rsidRPr="00E130C1" w:rsidDel="009F7A23">
          <w:rPr>
            <w:rFonts w:ascii="Arial" w:hAnsi="Arial" w:cs="Arial"/>
          </w:rPr>
          <w:delText xml:space="preserve"> calcaneus</w:delText>
        </w:r>
        <w:r w:rsidR="00423420" w:rsidRPr="00E130C1" w:rsidDel="009F7A23">
          <w:rPr>
            <w:rFonts w:ascii="Arial" w:hAnsi="Arial" w:cs="Arial"/>
          </w:rPr>
          <w:delText xml:space="preserve"> without calcification enlargement/osteophyte and/or bony prominence at the Achilles insertion and the rest part of the tuberosity</w:delText>
        </w:r>
        <w:r w:rsidR="009762B6" w:rsidRPr="00E130C1" w:rsidDel="009F7A23">
          <w:rPr>
            <w:rFonts w:ascii="Arial" w:hAnsi="Arial" w:cs="Arial"/>
          </w:rPr>
          <w:delText xml:space="preserve">. </w:delText>
        </w:r>
      </w:del>
    </w:p>
    <w:p w14:paraId="4726D076" w14:textId="3AD949FC" w:rsidR="00A063EC" w:rsidRPr="00E130C1" w:rsidDel="009F7A23" w:rsidRDefault="00A063EC" w:rsidP="00A063EC">
      <w:pPr>
        <w:pStyle w:val="paragraph"/>
        <w:spacing w:before="0" w:beforeAutospacing="0" w:after="0" w:afterAutospacing="0"/>
        <w:textAlignment w:val="baseline"/>
        <w:rPr>
          <w:del w:id="472" w:author="Gu, Wanjun" w:date="2024-06-18T11:08:00Z"/>
          <w:rStyle w:val="normaltextrun"/>
          <w:rFonts w:ascii="Arial" w:hAnsi="Arial" w:cs="Arial"/>
        </w:rPr>
      </w:pPr>
      <w:del w:id="473" w:author="Gu, Wanjun" w:date="2024-06-18T11:08:00Z">
        <w:r w:rsidRPr="00E130C1" w:rsidDel="009F7A23">
          <w:rPr>
            <w:rFonts w:ascii="Arial" w:hAnsi="Arial" w:cs="Arial"/>
            <w:b/>
            <w:bCs/>
            <w:u w:val="single"/>
          </w:rPr>
          <w:delText>Defining and fitting the standard Circle Algorithm</w:delText>
        </w:r>
      </w:del>
    </w:p>
    <w:p w14:paraId="47C5FF12" w14:textId="12E508D3" w:rsidR="00882C0A" w:rsidRPr="00E130C1" w:rsidDel="009F7A23" w:rsidRDefault="00A063EC" w:rsidP="00A063EC">
      <w:pPr>
        <w:pStyle w:val="paragraph"/>
        <w:spacing w:before="0" w:beforeAutospacing="0" w:after="0" w:afterAutospacing="0"/>
        <w:textAlignment w:val="baseline"/>
        <w:rPr>
          <w:del w:id="474" w:author="Gu, Wanjun" w:date="2024-06-18T11:08:00Z"/>
          <w:rFonts w:ascii="Arial" w:hAnsi="Arial" w:cs="Arial"/>
        </w:rPr>
      </w:pPr>
      <w:del w:id="475" w:author="Gu, Wanjun" w:date="2024-06-18T11:08:00Z">
        <w:r w:rsidRPr="00E130C1" w:rsidDel="009F7A23">
          <w:rPr>
            <w:rFonts w:ascii="Arial" w:hAnsi="Arial" w:cs="Arial"/>
          </w:rPr>
          <w:delText xml:space="preserve">To develop the circle fitting algorithm, the anatomical curvature between the superior aspect of the calcaneal tuberosity and the weightbearing point was determined using weightbearing XR imaging for each of the 40 control feet. </w:delText>
        </w:r>
      </w:del>
    </w:p>
    <w:p w14:paraId="2C09D3DE" w14:textId="77777777" w:rsidR="00882C0A" w:rsidRPr="00E130C1" w:rsidDel="009F7A23" w:rsidRDefault="00882C0A" w:rsidP="00A063EC">
      <w:pPr>
        <w:pStyle w:val="paragraph"/>
        <w:spacing w:before="0" w:beforeAutospacing="0" w:after="0" w:afterAutospacing="0"/>
        <w:textAlignment w:val="baseline"/>
        <w:rPr>
          <w:del w:id="476" w:author="Gu, Wanjun" w:date="2024-06-18T11:08:00Z"/>
          <w:rFonts w:ascii="Arial" w:hAnsi="Arial" w:cs="Arial"/>
        </w:rPr>
      </w:pPr>
    </w:p>
    <w:p w14:paraId="2B0C3DF4" w14:textId="77777777" w:rsidR="00882C0A" w:rsidRPr="00E130C1" w:rsidDel="009F7A23" w:rsidRDefault="00882C0A" w:rsidP="00A063EC">
      <w:pPr>
        <w:pStyle w:val="paragraph"/>
        <w:spacing w:before="0" w:beforeAutospacing="0" w:after="0" w:afterAutospacing="0"/>
        <w:textAlignment w:val="baseline"/>
        <w:rPr>
          <w:ins w:id="477" w:author="Li, Shuyuan" w:date="2024-06-11T21:55:00Z"/>
          <w:del w:id="478" w:author="Gu, Wanjun" w:date="2024-06-18T11:08:00Z"/>
          <w:rFonts w:ascii="Arial" w:hAnsi="Arial" w:cs="Arial"/>
        </w:rPr>
      </w:pPr>
    </w:p>
    <w:p w14:paraId="77203E87" w14:textId="77777777" w:rsidR="00882C0A" w:rsidRPr="00E130C1" w:rsidDel="009F7A23" w:rsidRDefault="00882C0A" w:rsidP="00A063EC">
      <w:pPr>
        <w:pStyle w:val="paragraph"/>
        <w:spacing w:before="0" w:beforeAutospacing="0" w:after="0" w:afterAutospacing="0"/>
        <w:textAlignment w:val="baseline"/>
        <w:rPr>
          <w:ins w:id="479" w:author="Li, Shuyuan" w:date="2024-06-11T21:55:00Z"/>
          <w:del w:id="480" w:author="Gu, Wanjun" w:date="2024-06-18T11:08:00Z"/>
          <w:rFonts w:ascii="Arial" w:hAnsi="Arial" w:cs="Arial"/>
        </w:rPr>
      </w:pPr>
    </w:p>
    <w:p w14:paraId="19A3DBA8" w14:textId="5F30EFFC" w:rsidR="00BA2CED" w:rsidRPr="00E130C1" w:rsidDel="009F7A23" w:rsidRDefault="00A063EC" w:rsidP="00BA2CED">
      <w:pPr>
        <w:pStyle w:val="paragraph"/>
        <w:spacing w:before="0" w:beforeAutospacing="0" w:after="0" w:afterAutospacing="0"/>
        <w:textAlignment w:val="baseline"/>
        <w:rPr>
          <w:del w:id="481" w:author="Gu, Wanjun" w:date="2024-06-18T11:08:00Z"/>
          <w:rStyle w:val="normaltextrun"/>
          <w:rFonts w:ascii="Arial" w:hAnsi="Arial" w:cs="Arial"/>
        </w:rPr>
      </w:pPr>
      <w:del w:id="482" w:author="Gu, Wanjun" w:date="2024-06-18T11:08:00Z">
        <w:r w:rsidRPr="00E130C1" w:rsidDel="009F7A23">
          <w:rPr>
            <w:rStyle w:val="normaltextrun"/>
            <w:rFonts w:ascii="Arial" w:hAnsi="Arial" w:cs="Arial"/>
          </w:rPr>
          <w:delText xml:space="preserve">The curvatures of each </w:delText>
        </w:r>
        <w:r w:rsidR="00882C0A" w:rsidRPr="00E130C1" w:rsidDel="009F7A23">
          <w:rPr>
            <w:rStyle w:val="normaltextrun"/>
            <w:rFonts w:ascii="Arial" w:hAnsi="Arial" w:cs="Arial"/>
          </w:rPr>
          <w:delText>control foot</w:delText>
        </w:r>
        <w:r w:rsidRPr="00E130C1" w:rsidDel="009F7A23">
          <w:rPr>
            <w:rStyle w:val="normaltextrun"/>
            <w:rFonts w:ascii="Arial" w:hAnsi="Arial" w:cs="Arial"/>
          </w:rPr>
          <w:delText xml:space="preserve"> were then standardized along the x and y axis respectively</w:delText>
        </w:r>
        <w:r w:rsidR="00BA2CED" w:rsidRPr="00E130C1" w:rsidDel="009F7A23">
          <w:rPr>
            <w:rStyle w:val="normaltextrun"/>
            <w:rFonts w:ascii="Arial" w:hAnsi="Arial" w:cs="Arial"/>
          </w:rPr>
          <w:delText xml:space="preserve"> and</w:delText>
        </w:r>
        <w:r w:rsidR="005A12A0" w:rsidRPr="00E130C1" w:rsidDel="009F7A23">
          <w:rPr>
            <w:rStyle w:val="normaltextrun"/>
            <w:rFonts w:ascii="Arial" w:hAnsi="Arial" w:cs="Arial"/>
          </w:rPr>
          <w:delText xml:space="preserve"> was </w:delText>
        </w:r>
        <w:r w:rsidRPr="00E130C1" w:rsidDel="009F7A23">
          <w:rPr>
            <w:rStyle w:val="normaltextrun"/>
            <w:rFonts w:ascii="Arial" w:hAnsi="Arial" w:cs="Arial"/>
          </w:rPr>
          <w:delText xml:space="preserve">mathematically approximated using the following modified equation of a circle, with x offset </w:delText>
        </w:r>
      </w:del>
      <w:del w:id="483" w:author="Gu, Wanjun" w:date="2024-06-18T11:03:00Z">
        <w:r w:rsidRPr="00E130C1" w:rsidDel="00E130C1">
          <w:rPr>
            <w:rStyle w:val="normaltextrun"/>
            <w:rFonts w:ascii="Arial" w:hAnsi="Arial" w:cs="Arial"/>
          </w:rPr>
          <w:delText>a</w:delText>
        </w:r>
        <w:r w:rsidR="00BA2CED" w:rsidRPr="00E130C1" w:rsidDel="00E130C1">
          <w:rPr>
            <w:rStyle w:val="normaltextrun"/>
            <w:rFonts w:ascii="Arial" w:hAnsi="Arial" w:cs="Arial"/>
          </w:rPr>
          <w:delText xml:space="preserve">  (</w:delText>
        </w:r>
      </w:del>
      <m:oMath>
        <m:sSub>
          <m:sSubPr>
            <m:ctrlPr>
              <w:del w:id="484" w:author="Gu, Wanjun" w:date="2024-06-18T11:08:00Z">
                <w:rPr>
                  <w:rFonts w:ascii="Cambria Math" w:hAnsi="Cambria Math" w:cs="Arial"/>
                  <w:i/>
                </w:rPr>
              </w:del>
            </m:ctrlPr>
          </m:sSubPr>
          <m:e>
            <m:r>
              <w:del w:id="485" w:author="Gu, Wanjun" w:date="2024-06-18T11:08:00Z">
                <m:rPr>
                  <m:sty m:val="bi"/>
                </m:rPr>
                <w:rPr>
                  <w:rFonts w:ascii="Cambria Math" w:hAnsi="Cambria Math" w:cs="Arial"/>
                </w:rPr>
                <m:t>f</m:t>
              </w:del>
            </m:r>
          </m:e>
          <m:sub>
            <m:r>
              <w:del w:id="486" w:author="Gu, Wanjun" w:date="2024-06-18T11:08:00Z">
                <m:rPr>
                  <m:sty m:val="bi"/>
                </m:rPr>
                <w:rPr>
                  <w:rFonts w:ascii="Cambria Math" w:hAnsi="Cambria Math" w:cs="Arial"/>
                </w:rPr>
                <m:t>ox</m:t>
              </w:del>
            </m:r>
          </m:sub>
        </m:sSub>
      </m:oMath>
      <w:del w:id="487" w:author="Gu, Wanjun" w:date="2024-06-18T11:03:00Z">
        <w:r w:rsidR="00BA2CED" w:rsidRPr="00E130C1" w:rsidDel="00E130C1">
          <w:rPr>
            <w:rStyle w:val="normaltextrun"/>
            <w:rFonts w:ascii="Arial" w:hAnsi="Arial" w:cs="Arial"/>
          </w:rPr>
          <w:delText>)</w:delText>
        </w:r>
      </w:del>
      <w:del w:id="488" w:author="Gu, Wanjun" w:date="2024-06-18T11:08:00Z">
        <w:r w:rsidRPr="00E130C1" w:rsidDel="009F7A23">
          <w:rPr>
            <w:rStyle w:val="normaltextrun"/>
            <w:rFonts w:ascii="Arial" w:hAnsi="Arial" w:cs="Arial"/>
          </w:rPr>
          <w:delText xml:space="preserve">, y offset </w:delText>
        </w:r>
      </w:del>
      <w:del w:id="489" w:author="Gu, Wanjun" w:date="2024-06-18T11:03:00Z">
        <w:r w:rsidRPr="00E130C1" w:rsidDel="00E130C1">
          <w:rPr>
            <w:rStyle w:val="normaltextrun"/>
            <w:rFonts w:ascii="Arial" w:hAnsi="Arial" w:cs="Arial"/>
          </w:rPr>
          <w:delText>b</w:delText>
        </w:r>
        <w:r w:rsidR="00BA2CED" w:rsidRPr="00E130C1" w:rsidDel="00E130C1">
          <w:rPr>
            <w:rStyle w:val="normaltextrun"/>
            <w:rFonts w:ascii="Arial" w:hAnsi="Arial" w:cs="Arial"/>
          </w:rPr>
          <w:delText xml:space="preserve"> (</w:delText>
        </w:r>
      </w:del>
      <m:oMath>
        <m:sSub>
          <m:sSubPr>
            <m:ctrlPr>
              <w:del w:id="490" w:author="Gu, Wanjun" w:date="2024-06-18T11:08:00Z">
                <w:rPr>
                  <w:rFonts w:ascii="Cambria Math" w:hAnsi="Cambria Math" w:cs="Arial"/>
                  <w:i/>
                </w:rPr>
              </w:del>
            </m:ctrlPr>
          </m:sSubPr>
          <m:e>
            <m:r>
              <w:del w:id="491" w:author="Gu, Wanjun" w:date="2024-06-18T11:08:00Z">
                <m:rPr>
                  <m:sty m:val="bi"/>
                </m:rPr>
                <w:rPr>
                  <w:rFonts w:ascii="Cambria Math" w:hAnsi="Cambria Math" w:cs="Arial"/>
                </w:rPr>
                <m:t>f</m:t>
              </w:del>
            </m:r>
          </m:e>
          <m:sub>
            <m:r>
              <w:del w:id="492" w:author="Gu, Wanjun" w:date="2024-06-18T11:08:00Z">
                <m:rPr>
                  <m:sty m:val="bi"/>
                </m:rPr>
                <w:rPr>
                  <w:rFonts w:ascii="Cambria Math" w:hAnsi="Cambria Math" w:cs="Arial"/>
                </w:rPr>
                <m:t>oy</m:t>
              </w:del>
            </m:r>
          </m:sub>
        </m:sSub>
      </m:oMath>
      <w:del w:id="493" w:author="Gu, Wanjun" w:date="2024-06-18T11:03:00Z">
        <w:r w:rsidR="00BA2CED" w:rsidRPr="00E130C1" w:rsidDel="00E130C1">
          <w:rPr>
            <w:rStyle w:val="normaltextrun"/>
            <w:rFonts w:ascii="Arial" w:hAnsi="Arial" w:cs="Arial"/>
          </w:rPr>
          <w:delText>)</w:delText>
        </w:r>
      </w:del>
      <w:del w:id="494" w:author="Gu, Wanjun" w:date="2024-06-18T11:08:00Z">
        <w:r w:rsidRPr="00E130C1" w:rsidDel="009F7A23">
          <w:rPr>
            <w:rStyle w:val="normaltextrun"/>
            <w:rFonts w:ascii="Arial" w:hAnsi="Arial" w:cs="Arial"/>
          </w:rPr>
          <w:delText xml:space="preserve">, and radius </w:delText>
        </w:r>
      </w:del>
      <w:del w:id="495" w:author="Gu, Wanjun" w:date="2024-06-18T11:03:00Z">
        <w:r w:rsidRPr="00E130C1" w:rsidDel="00E130C1">
          <w:rPr>
            <w:rStyle w:val="normaltextrun"/>
            <w:rFonts w:ascii="Arial" w:hAnsi="Arial" w:cs="Arial"/>
          </w:rPr>
          <w:delText>R</w:delText>
        </w:r>
        <w:r w:rsidR="00BA2CED" w:rsidRPr="00E130C1" w:rsidDel="00E130C1">
          <w:rPr>
            <w:rStyle w:val="normaltextrun"/>
            <w:rFonts w:ascii="Arial" w:hAnsi="Arial" w:cs="Arial"/>
          </w:rPr>
          <w:delText xml:space="preserve"> (</w:delText>
        </w:r>
      </w:del>
      <m:oMath>
        <m:sSub>
          <m:sSubPr>
            <m:ctrlPr>
              <w:del w:id="496" w:author="Gu, Wanjun" w:date="2024-06-18T11:08:00Z">
                <w:rPr>
                  <w:rFonts w:ascii="Cambria Math" w:hAnsi="Cambria Math" w:cs="Arial"/>
                  <w:i/>
                </w:rPr>
              </w:del>
            </m:ctrlPr>
          </m:sSubPr>
          <m:e>
            <m:r>
              <w:del w:id="497" w:author="Gu, Wanjun" w:date="2024-06-18T11:08:00Z">
                <m:rPr>
                  <m:sty m:val="bi"/>
                </m:rPr>
                <w:rPr>
                  <w:rFonts w:ascii="Cambria Math" w:hAnsi="Cambria Math" w:cs="Arial"/>
                </w:rPr>
                <m:t>f</m:t>
              </w:del>
            </m:r>
          </m:e>
          <m:sub>
            <m:r>
              <w:del w:id="498" w:author="Gu, Wanjun" w:date="2024-06-18T11:08:00Z">
                <m:rPr>
                  <m:sty m:val="bi"/>
                </m:rPr>
                <w:rPr>
                  <w:rFonts w:ascii="Cambria Math" w:hAnsi="Cambria Math" w:cs="Arial"/>
                </w:rPr>
                <m:t>R</m:t>
              </w:del>
            </m:r>
          </m:sub>
        </m:sSub>
      </m:oMath>
      <w:del w:id="499" w:author="Gu, Wanjun" w:date="2024-06-18T11:03:00Z">
        <w:r w:rsidR="00BA2CED" w:rsidRPr="00E130C1" w:rsidDel="00E130C1">
          <w:rPr>
            <w:rStyle w:val="normaltextrun"/>
            <w:rFonts w:ascii="Arial" w:hAnsi="Arial" w:cs="Arial"/>
          </w:rPr>
          <w:delText>)</w:delText>
        </w:r>
      </w:del>
      <w:del w:id="500" w:author="Gu, Wanjun" w:date="2024-06-18T11:08:00Z">
        <w:r w:rsidR="00BA2CED" w:rsidRPr="00E130C1" w:rsidDel="009F7A23">
          <w:rPr>
            <w:rStyle w:val="normaltextrun"/>
            <w:rFonts w:ascii="Arial" w:hAnsi="Arial" w:cs="Arial"/>
          </w:rPr>
          <w:delText>.</w:delText>
        </w:r>
        <w:r w:rsidR="00BA2CED" w:rsidRPr="00E130C1" w:rsidDel="009F7A23">
          <w:rPr>
            <w:rStyle w:val="eop"/>
            <w:rFonts w:ascii="Arial" w:hAnsi="Arial" w:cs="Arial"/>
          </w:rPr>
          <w:delText xml:space="preserve"> </w:delText>
        </w:r>
        <w:r w:rsidR="00BA2CED" w:rsidRPr="00E130C1" w:rsidDel="009F7A23">
          <w:rPr>
            <w:rStyle w:val="normaltextrun"/>
            <w:rFonts w:ascii="Arial" w:hAnsi="Arial" w:cs="Arial"/>
          </w:rPr>
          <w:delText>(Figure 2 and Figure 3).</w:delText>
        </w:r>
      </w:del>
    </w:p>
    <w:p w14:paraId="37181E8D" w14:textId="737372B5" w:rsidR="00A063EC" w:rsidRPr="00E130C1" w:rsidDel="009F7A23" w:rsidRDefault="00A063EC" w:rsidP="00A063EC">
      <w:pPr>
        <w:pStyle w:val="paragraph"/>
        <w:spacing w:before="0" w:beforeAutospacing="0" w:after="0" w:afterAutospacing="0"/>
        <w:textAlignment w:val="baseline"/>
        <w:rPr>
          <w:del w:id="501" w:author="Gu, Wanjun" w:date="2024-06-18T11:08:00Z"/>
          <w:rStyle w:val="eop"/>
          <w:rFonts w:ascii="Arial" w:hAnsi="Arial" w:cs="Arial"/>
        </w:rPr>
      </w:pPr>
    </w:p>
    <w:p w14:paraId="3358DF57" w14:textId="2F0473A1" w:rsidR="00A063EC" w:rsidRPr="00E130C1" w:rsidDel="009F7A23" w:rsidRDefault="00A063EC" w:rsidP="00A063EC">
      <w:pPr>
        <w:pStyle w:val="paragraph"/>
        <w:spacing w:before="0" w:beforeAutospacing="0" w:after="0" w:afterAutospacing="0"/>
        <w:textAlignment w:val="baseline"/>
        <w:rPr>
          <w:del w:id="502" w:author="Gu, Wanjun" w:date="2024-06-18T11:08:00Z"/>
          <w:rFonts w:ascii="Arial" w:hAnsi="Arial" w:cs="Arial"/>
        </w:rPr>
      </w:pPr>
    </w:p>
    <w:p w14:paraId="737CD775" w14:textId="026DCC71" w:rsidR="00A063EC" w:rsidRPr="00E130C1" w:rsidDel="009F7A23" w:rsidRDefault="00A063EC" w:rsidP="00A063EC">
      <w:pPr>
        <w:jc w:val="center"/>
        <w:rPr>
          <w:del w:id="503" w:author="Gu, Wanjun" w:date="2024-06-18T11:08:00Z"/>
          <w:rFonts w:ascii="Arial" w:hAnsi="Arial" w:cs="Arial"/>
        </w:rPr>
      </w:pPr>
      <w:del w:id="504" w:author="Gu, Wanjun" w:date="2024-06-18T11:08:00Z">
        <w:r w:rsidRPr="00E130C1" w:rsidDel="009F7A23">
          <w:rPr>
            <w:rFonts w:ascii="Arial" w:hAnsi="Arial" w:cs="Arial"/>
          </w:rPr>
          <w:delText>(</w:delText>
        </w:r>
        <w:r w:rsidRPr="00E130C1" w:rsidDel="009F7A23">
          <w:rPr>
            <w:rFonts w:ascii="Cambria Math" w:hAnsi="Cambria Math" w:cs="Cambria Math"/>
          </w:rPr>
          <w:delText>𝑥</w:delText>
        </w:r>
        <w:r w:rsidRPr="00E130C1" w:rsidDel="009F7A23">
          <w:rPr>
            <w:rFonts w:ascii="Arial" w:hAnsi="Arial" w:cs="Arial"/>
          </w:rPr>
          <w:delText xml:space="preserve"> − </w:delText>
        </w:r>
      </w:del>
      <m:oMath>
        <m:sSub>
          <m:sSubPr>
            <m:ctrlPr>
              <w:del w:id="505" w:author="Gu, Wanjun" w:date="2024-06-18T11:08:00Z">
                <w:rPr>
                  <w:rFonts w:ascii="Cambria Math" w:hAnsi="Cambria Math" w:cs="Arial"/>
                  <w:i/>
                </w:rPr>
              </w:del>
            </m:ctrlPr>
          </m:sSubPr>
          <m:e>
            <m:r>
              <w:del w:id="506" w:author="Gu, Wanjun" w:date="2024-06-18T11:08:00Z">
                <m:rPr>
                  <m:sty m:val="bi"/>
                </m:rPr>
                <w:rPr>
                  <w:rFonts w:ascii="Cambria Math" w:hAnsi="Cambria Math" w:cs="Arial"/>
                </w:rPr>
                <m:t>f</m:t>
              </w:del>
            </m:r>
          </m:e>
          <m:sub>
            <m:r>
              <w:del w:id="507" w:author="Gu, Wanjun" w:date="2024-06-18T11:08:00Z">
                <m:rPr>
                  <m:sty m:val="bi"/>
                </m:rPr>
                <w:rPr>
                  <w:rFonts w:ascii="Cambria Math" w:hAnsi="Cambria Math" w:cs="Arial"/>
                </w:rPr>
                <m:t>ox</m:t>
              </w:del>
            </m:r>
          </m:sub>
        </m:sSub>
      </m:oMath>
      <w:del w:id="508" w:author="Gu, Wanjun" w:date="2024-06-18T11:03:00Z">
        <w:r w:rsidRPr="00E130C1" w:rsidDel="00E130C1">
          <w:rPr>
            <w:rFonts w:ascii="Cambria Math" w:hAnsi="Cambria Math" w:cs="Cambria Math" w:hint="eastAsia"/>
            <w:lang w:eastAsia="zh-CN"/>
          </w:rPr>
          <w:delText>𝑎</w:delText>
        </w:r>
      </w:del>
      <w:del w:id="509" w:author="Gu, Wanjun" w:date="2024-06-18T11:08:00Z">
        <w:r w:rsidRPr="00E130C1" w:rsidDel="009F7A23">
          <w:rPr>
            <w:rFonts w:ascii="Arial" w:hAnsi="Arial" w:cs="Arial"/>
          </w:rPr>
          <w:delText>)</w:delText>
        </w:r>
        <w:r w:rsidRPr="00E130C1" w:rsidDel="009F7A23">
          <w:rPr>
            <w:rFonts w:ascii="Arial" w:hAnsi="Arial" w:cs="Arial"/>
            <w:vertAlign w:val="superscript"/>
          </w:rPr>
          <w:delText xml:space="preserve">2 </w:delText>
        </w:r>
        <w:r w:rsidRPr="00E130C1" w:rsidDel="009F7A23">
          <w:rPr>
            <w:rFonts w:ascii="Arial" w:hAnsi="Arial" w:cs="Arial"/>
          </w:rPr>
          <w:delText>+ (</w:delText>
        </w:r>
        <w:r w:rsidRPr="00E130C1" w:rsidDel="009F7A23">
          <w:rPr>
            <w:rFonts w:ascii="Cambria Math" w:hAnsi="Cambria Math" w:cs="Cambria Math"/>
          </w:rPr>
          <w:delText>𝑦</w:delText>
        </w:r>
        <w:r w:rsidRPr="00E130C1" w:rsidDel="009F7A23">
          <w:rPr>
            <w:rFonts w:ascii="Arial" w:hAnsi="Arial" w:cs="Arial"/>
          </w:rPr>
          <w:delText xml:space="preserve"> − </w:delText>
        </w:r>
      </w:del>
      <m:oMath>
        <m:sSub>
          <m:sSubPr>
            <m:ctrlPr>
              <w:del w:id="510" w:author="Gu, Wanjun" w:date="2024-06-18T11:08:00Z">
                <w:rPr>
                  <w:rFonts w:ascii="Cambria Math" w:hAnsi="Cambria Math" w:cs="Arial"/>
                  <w:i/>
                </w:rPr>
              </w:del>
            </m:ctrlPr>
          </m:sSubPr>
          <m:e>
            <m:r>
              <w:del w:id="511" w:author="Gu, Wanjun" w:date="2024-06-18T11:08:00Z">
                <m:rPr>
                  <m:sty m:val="bi"/>
                </m:rPr>
                <w:rPr>
                  <w:rFonts w:ascii="Cambria Math" w:hAnsi="Cambria Math" w:cs="Arial"/>
                </w:rPr>
                <m:t>f</m:t>
              </w:del>
            </m:r>
          </m:e>
          <m:sub>
            <m:r>
              <w:del w:id="512" w:author="Gu, Wanjun" w:date="2024-06-18T11:08:00Z">
                <m:rPr>
                  <m:sty m:val="bi"/>
                </m:rPr>
                <w:rPr>
                  <w:rFonts w:ascii="Cambria Math" w:hAnsi="Cambria Math" w:cs="Arial"/>
                </w:rPr>
                <m:t>oy</m:t>
              </w:del>
            </m:r>
          </m:sub>
        </m:sSub>
      </m:oMath>
      <w:del w:id="513" w:author="Gu, Wanjun" w:date="2024-06-18T11:03:00Z">
        <w:r w:rsidRPr="00E130C1" w:rsidDel="00E130C1">
          <w:rPr>
            <w:rFonts w:ascii="Cambria Math" w:hAnsi="Cambria Math" w:cs="Cambria Math"/>
          </w:rPr>
          <w:delText>𝑏</w:delText>
        </w:r>
      </w:del>
      <w:del w:id="514" w:author="Gu, Wanjun" w:date="2024-06-18T11:08:00Z">
        <w:r w:rsidRPr="00E130C1" w:rsidDel="009F7A23">
          <w:rPr>
            <w:rFonts w:ascii="Arial" w:hAnsi="Arial" w:cs="Arial"/>
          </w:rPr>
          <w:delText>)</w:delText>
        </w:r>
        <w:r w:rsidRPr="00E130C1" w:rsidDel="009F7A23">
          <w:rPr>
            <w:rFonts w:ascii="Arial" w:hAnsi="Arial" w:cs="Arial"/>
            <w:vertAlign w:val="superscript"/>
          </w:rPr>
          <w:delText xml:space="preserve">2 </w:delText>
        </w:r>
        <w:r w:rsidRPr="00E130C1" w:rsidDel="009F7A23">
          <w:rPr>
            <w:rFonts w:ascii="Arial" w:hAnsi="Arial" w:cs="Arial"/>
          </w:rPr>
          <w:delText xml:space="preserve">= </w:delText>
        </w:r>
      </w:del>
      <m:oMath>
        <m:sSub>
          <m:sSubPr>
            <m:ctrlPr>
              <w:del w:id="515" w:author="Gu, Wanjun" w:date="2024-06-18T11:08:00Z">
                <w:rPr>
                  <w:rFonts w:ascii="Cambria Math" w:hAnsi="Cambria Math" w:cs="Arial"/>
                  <w:i/>
                </w:rPr>
              </w:del>
            </m:ctrlPr>
          </m:sSubPr>
          <m:e>
            <m:r>
              <w:del w:id="516" w:author="Gu, Wanjun" w:date="2024-06-18T11:08:00Z">
                <m:rPr>
                  <m:sty m:val="bi"/>
                </m:rPr>
                <w:rPr>
                  <w:rFonts w:ascii="Cambria Math" w:hAnsi="Cambria Math" w:cs="Arial"/>
                </w:rPr>
                <m:t>f</m:t>
              </w:del>
            </m:r>
          </m:e>
          <m:sub>
            <m:r>
              <w:del w:id="517" w:author="Gu, Wanjun" w:date="2024-06-18T11:08:00Z">
                <m:rPr>
                  <m:sty m:val="bi"/>
                </m:rPr>
                <w:rPr>
                  <w:rFonts w:ascii="Cambria Math" w:hAnsi="Cambria Math" w:cs="Arial"/>
                </w:rPr>
                <m:t>R</m:t>
              </w:del>
            </m:r>
          </m:sub>
        </m:sSub>
      </m:oMath>
      <w:del w:id="518" w:author="Gu, Wanjun" w:date="2024-06-18T11:03:00Z">
        <w:r w:rsidRPr="00E130C1" w:rsidDel="00E130C1">
          <w:rPr>
            <w:rFonts w:ascii="Arial" w:hAnsi="Arial" w:cs="Arial"/>
          </w:rPr>
          <w:delText>R</w:delText>
        </w:r>
      </w:del>
      <w:del w:id="519" w:author="Gu, Wanjun" w:date="2024-06-18T11:08:00Z">
        <w:r w:rsidRPr="00E130C1" w:rsidDel="009F7A23">
          <w:rPr>
            <w:rFonts w:ascii="Arial" w:hAnsi="Arial" w:cs="Arial"/>
            <w:vertAlign w:val="superscript"/>
          </w:rPr>
          <w:delText>2</w:delText>
        </w:r>
      </w:del>
    </w:p>
    <w:p w14:paraId="33E52669" w14:textId="053B244F" w:rsidR="00BA2CED" w:rsidRPr="00E130C1" w:rsidDel="009F7A23" w:rsidRDefault="00A063EC">
      <w:pPr>
        <w:rPr>
          <w:ins w:id="520" w:author="Li, Shuyuan" w:date="2024-06-11T21:58:00Z"/>
          <w:del w:id="521" w:author="Gu, Wanjun" w:date="2024-06-18T11:08:00Z"/>
          <w:rFonts w:ascii="Arial" w:hAnsi="Arial" w:cs="Arial"/>
          <w:color w:val="000000" w:themeColor="text1"/>
        </w:rPr>
        <w:pPrChange w:id="522" w:author="Li, Shuyuan" w:date="2024-06-11T22:00:00Z">
          <w:pPr>
            <w:jc w:val="both"/>
          </w:pPr>
        </w:pPrChange>
      </w:pPr>
      <w:ins w:id="523" w:author="Li, Shuyuan" w:date="2024-06-09T22:45:00Z">
        <w:del w:id="524" w:author="Gu, Wanjun" w:date="2024-06-18T11:08:00Z">
          <w:r w:rsidRPr="00E130C1" w:rsidDel="009F7A23">
            <w:rPr>
              <w:rStyle w:val="eop"/>
              <w:rFonts w:ascii="Arial" w:hAnsi="Arial" w:cs="Arial"/>
            </w:rPr>
            <w:delText> </w:delText>
          </w:r>
        </w:del>
      </w:ins>
    </w:p>
    <w:p w14:paraId="7F559B05" w14:textId="77777777" w:rsidR="00BA2CED" w:rsidRPr="00E130C1" w:rsidRDefault="00BA2CED" w:rsidP="00A063EC">
      <w:pPr>
        <w:rPr>
          <w:ins w:id="525" w:author="Li, Shuyuan" w:date="2024-06-09T22:45:00Z"/>
          <w:rFonts w:ascii="Arial" w:hAnsi="Arial" w:cs="Arial"/>
        </w:rPr>
      </w:pPr>
    </w:p>
    <w:p w14:paraId="335F8077" w14:textId="1A2BABDB" w:rsidR="00A063EC" w:rsidRPr="00E130C1" w:rsidRDefault="009F7A23" w:rsidP="00A063EC">
      <w:pPr>
        <w:rPr>
          <w:ins w:id="526" w:author="Li, Shuyuan" w:date="2024-06-09T22:45:00Z"/>
          <w:rFonts w:ascii="Arial" w:hAnsi="Arial" w:cs="Arial"/>
        </w:rPr>
      </w:pPr>
      <w:ins w:id="527" w:author="Gu, Wanjun" w:date="2024-06-18T11:09:00Z">
        <w:r>
          <w:rPr>
            <w:rFonts w:ascii="Arial" w:hAnsi="Arial" w:cs="Arial"/>
          </w:rPr>
          <w:br w:type="page"/>
        </w:r>
      </w:ins>
    </w:p>
    <w:p w14:paraId="1028E1C1" w14:textId="77777777" w:rsidR="00A063EC" w:rsidRPr="00E130C1" w:rsidRDefault="00A063EC" w:rsidP="00A063EC">
      <w:pPr>
        <w:pStyle w:val="paragraph"/>
        <w:spacing w:before="0" w:beforeAutospacing="0" w:after="0" w:afterAutospacing="0"/>
        <w:jc w:val="center"/>
        <w:textAlignment w:val="baseline"/>
        <w:rPr>
          <w:ins w:id="528" w:author="Li, Shuyuan" w:date="2024-06-09T22:45:00Z"/>
          <w:rStyle w:val="normaltextrun"/>
          <w:rFonts w:ascii="Arial" w:hAnsi="Arial" w:cs="Arial"/>
        </w:rPr>
      </w:pPr>
      <w:ins w:id="529" w:author="Li, Shuyuan" w:date="2024-06-09T22:45:00Z">
        <w:r w:rsidRPr="00E130C1">
          <w:rPr>
            <w:rStyle w:val="normaltextrun"/>
            <w:rFonts w:ascii="Arial" w:hAnsi="Arial" w:cs="Arial"/>
            <w:noProof/>
          </w:rPr>
          <w:lastRenderedPageBreak/>
          <w:drawing>
            <wp:inline distT="0" distB="0" distL="0" distR="0" wp14:anchorId="0212420A" wp14:editId="117C2C5D">
              <wp:extent cx="4592582" cy="3733800"/>
              <wp:effectExtent l="0" t="0" r="0" b="0"/>
              <wp:docPr id="181008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07349" cy="3745806"/>
                      </a:xfrm>
                      <a:prstGeom prst="rect">
                        <a:avLst/>
                      </a:prstGeom>
                      <a:noFill/>
                    </pic:spPr>
                  </pic:pic>
                </a:graphicData>
              </a:graphic>
            </wp:inline>
          </w:drawing>
        </w:r>
      </w:ins>
    </w:p>
    <w:p w14:paraId="3601D82F" w14:textId="77777777" w:rsidR="00482C96" w:rsidRDefault="00482C96" w:rsidP="00A063EC">
      <w:pPr>
        <w:jc w:val="both"/>
        <w:rPr>
          <w:ins w:id="530" w:author="Gu, Wanjun" w:date="2024-06-18T11:14:00Z"/>
          <w:rFonts w:ascii="Arial" w:hAnsi="Arial" w:cs="Arial"/>
          <w:b/>
          <w:bCs/>
        </w:rPr>
      </w:pPr>
    </w:p>
    <w:p w14:paraId="0B695FAA" w14:textId="78DF9FC9" w:rsidR="00A063EC" w:rsidRPr="00E130C1" w:rsidRDefault="00A063EC" w:rsidP="00A063EC">
      <w:pPr>
        <w:jc w:val="both"/>
        <w:rPr>
          <w:rFonts w:ascii="Arial" w:hAnsi="Arial" w:cs="Arial"/>
        </w:rPr>
      </w:pPr>
      <w:r w:rsidRPr="00E130C1">
        <w:rPr>
          <w:rFonts w:ascii="Arial" w:hAnsi="Arial" w:cs="Arial"/>
          <w:b/>
          <w:bCs/>
        </w:rPr>
        <w:t xml:space="preserve">Figure 2. </w:t>
      </w:r>
      <w:r w:rsidR="00E130C1">
        <w:rPr>
          <w:rFonts w:ascii="Arial" w:hAnsi="Arial" w:cs="Arial"/>
          <w:b/>
          <w:bCs/>
        </w:rPr>
        <w:t>S</w:t>
      </w:r>
      <w:r w:rsidR="00E130C1" w:rsidRPr="00E130C1">
        <w:rPr>
          <w:rFonts w:ascii="Arial" w:hAnsi="Arial" w:cs="Arial"/>
          <w:b/>
          <w:bCs/>
        </w:rPr>
        <w:t>chematic</w:t>
      </w:r>
      <w:r w:rsidR="00E130C1">
        <w:rPr>
          <w:rFonts w:ascii="Arial" w:hAnsi="Arial" w:cs="Arial"/>
          <w:b/>
          <w:bCs/>
        </w:rPr>
        <w:t xml:space="preserve"> </w:t>
      </w:r>
      <w:r w:rsidRPr="00E130C1">
        <w:rPr>
          <w:rFonts w:ascii="Arial" w:hAnsi="Arial" w:cs="Arial"/>
          <w:b/>
          <w:bCs/>
        </w:rPr>
        <w:t xml:space="preserve">denotations for the circle fitting algorithm. </w:t>
      </w:r>
      <w:r w:rsidRPr="00E130C1">
        <w:rPr>
          <w:rFonts w:ascii="Arial" w:hAnsi="Arial" w:cs="Arial"/>
        </w:rPr>
        <w:t xml:space="preserve">The fitting algorithm utilizes a circular function with center O and radius R. The rectangular </w:t>
      </w:r>
      <w:r w:rsidR="00845827" w:rsidRPr="00E130C1">
        <w:rPr>
          <w:rFonts w:ascii="Arial" w:hAnsi="Arial" w:cs="Arial"/>
        </w:rPr>
        <w:t xml:space="preserve">box </w:t>
      </w:r>
      <w:r w:rsidRPr="00E130C1">
        <w:rPr>
          <w:rFonts w:ascii="Arial" w:hAnsi="Arial" w:cs="Arial"/>
        </w:rPr>
        <w:t xml:space="preserve">circumscribes the calcaneus in each of the control feet and is denoted by width </w:t>
      </w:r>
      <m:oMath>
        <m:sSub>
          <m:sSubPr>
            <m:ctrlPr>
              <w:rPr>
                <w:rFonts w:ascii="Cambria Math" w:hAnsi="Cambria Math" w:cs="Arial"/>
                <w:i/>
              </w:rPr>
            </m:ctrlPr>
          </m:sSubPr>
          <m:e>
            <m:r>
              <w:rPr>
                <w:rFonts w:ascii="Cambria Math" w:hAnsi="Cambria Math" w:cs="Arial"/>
              </w:rPr>
              <m:t>L</m:t>
            </m:r>
          </m:e>
          <m:sub>
            <m:r>
              <w:rPr>
                <w:rFonts w:ascii="Cambria Math" w:hAnsi="Cambria Math" w:cs="Arial"/>
              </w:rPr>
              <m:t>W</m:t>
            </m:r>
          </m:sub>
        </m:sSub>
      </m:oMath>
      <w:r w:rsidRPr="00E130C1">
        <w:rPr>
          <w:rFonts w:ascii="Arial" w:hAnsi="Arial" w:cs="Arial"/>
        </w:rPr>
        <w:t xml:space="preserve">, height </w:t>
      </w:r>
      <m:oMath>
        <m:sSub>
          <m:sSubPr>
            <m:ctrlPr>
              <w:rPr>
                <w:rFonts w:ascii="Cambria Math" w:hAnsi="Cambria Math" w:cs="Arial"/>
                <w:i/>
              </w:rPr>
            </m:ctrlPr>
          </m:sSubPr>
          <m:e>
            <m:r>
              <w:rPr>
                <w:rFonts w:ascii="Cambria Math" w:hAnsi="Cambria Math" w:cs="Arial"/>
              </w:rPr>
              <m:t>L</m:t>
            </m:r>
          </m:e>
          <m:sub>
            <m:r>
              <w:rPr>
                <w:rFonts w:ascii="Cambria Math" w:hAnsi="Cambria Math" w:cs="Arial"/>
              </w:rPr>
              <m:t>H</m:t>
            </m:r>
          </m:sub>
        </m:sSub>
      </m:oMath>
      <w:r w:rsidRPr="00E130C1">
        <w:rPr>
          <w:rFonts w:ascii="Arial" w:hAnsi="Arial" w:cs="Arial"/>
        </w:rPr>
        <w:t xml:space="preserve">, diagonal length D, and corners A, B, and C. </w:t>
      </w:r>
    </w:p>
    <w:p w14:paraId="6487B939" w14:textId="77777777" w:rsidR="00A063EC" w:rsidRPr="00E130C1" w:rsidRDefault="00A063EC" w:rsidP="00A063EC">
      <w:pPr>
        <w:rPr>
          <w:ins w:id="531" w:author="Li, Shuyuan" w:date="2024-06-11T22:01:00Z"/>
          <w:rFonts w:ascii="Arial" w:hAnsi="Arial" w:cs="Arial"/>
        </w:rPr>
      </w:pPr>
    </w:p>
    <w:p w14:paraId="469F893E" w14:textId="77777777" w:rsidR="00F80317" w:rsidRPr="00E130C1" w:rsidRDefault="00F80317" w:rsidP="00F80317">
      <w:pPr>
        <w:rPr>
          <w:ins w:id="532" w:author="Li, Shuyuan" w:date="2024-06-11T22:01:00Z"/>
          <w:rStyle w:val="eop"/>
          <w:rFonts w:ascii="Arial" w:hAnsi="Arial" w:cs="Arial"/>
        </w:rPr>
      </w:pPr>
    </w:p>
    <w:p w14:paraId="7160F785" w14:textId="77777777" w:rsidR="00F80317" w:rsidRPr="00E130C1" w:rsidRDefault="00F80317" w:rsidP="00F80317">
      <w:pPr>
        <w:pStyle w:val="paragraph"/>
        <w:spacing w:before="0" w:beforeAutospacing="0" w:after="0" w:afterAutospacing="0"/>
        <w:textAlignment w:val="baseline"/>
        <w:rPr>
          <w:ins w:id="533" w:author="Li, Shuyuan" w:date="2024-06-11T22:01:00Z"/>
          <w:rStyle w:val="normaltextrun"/>
          <w:rFonts w:ascii="Arial" w:hAnsi="Arial" w:cs="Arial"/>
        </w:rPr>
      </w:pPr>
    </w:p>
    <w:p w14:paraId="3004AE04" w14:textId="77777777" w:rsidR="00F80317" w:rsidRPr="00E130C1" w:rsidRDefault="00F80317" w:rsidP="00F80317">
      <w:pPr>
        <w:jc w:val="both"/>
        <w:rPr>
          <w:ins w:id="534" w:author="Li, Shuyuan" w:date="2024-06-11T22:01:00Z"/>
          <w:rFonts w:ascii="Arial" w:hAnsi="Arial" w:cs="Arial"/>
        </w:rPr>
      </w:pPr>
    </w:p>
    <w:p w14:paraId="3E949D4E" w14:textId="77777777" w:rsidR="00F80317" w:rsidRPr="00E130C1" w:rsidRDefault="00F80317" w:rsidP="00F80317">
      <w:pPr>
        <w:pStyle w:val="paragraph"/>
        <w:spacing w:before="0" w:beforeAutospacing="0" w:after="0" w:afterAutospacing="0"/>
        <w:jc w:val="center"/>
        <w:textAlignment w:val="baseline"/>
        <w:rPr>
          <w:ins w:id="535" w:author="Li, Shuyuan" w:date="2024-06-11T22:01:00Z"/>
          <w:rStyle w:val="normaltextrun"/>
          <w:rFonts w:ascii="Arial" w:hAnsi="Arial" w:cs="Arial"/>
          <w:sz w:val="22"/>
          <w:szCs w:val="22"/>
        </w:rPr>
      </w:pPr>
      <w:ins w:id="536" w:author="Li, Shuyuan" w:date="2024-06-11T22:01:00Z">
        <w:r w:rsidRPr="00E130C1">
          <w:rPr>
            <w:rFonts w:ascii="Arial" w:hAnsi="Arial" w:cs="Arial"/>
            <w:noProof/>
            <w:color w:val="000000" w:themeColor="text1"/>
          </w:rPr>
          <w:lastRenderedPageBreak/>
          <w:drawing>
            <wp:inline distT="0" distB="0" distL="0" distR="0" wp14:anchorId="137CA942" wp14:editId="307601A0">
              <wp:extent cx="3808071" cy="3808071"/>
              <wp:effectExtent l="0" t="0" r="2540" b="2540"/>
              <wp:docPr id="1299712912" name="Picture 15" descr="A diagram of a circle with dots&#10;&#10;Description automatically generated">
                <a:extLst xmlns:a="http://schemas.openxmlformats.org/drawingml/2006/main">
                  <a:ext uri="{FF2B5EF4-FFF2-40B4-BE49-F238E27FC236}">
                    <a16:creationId xmlns:a16="http://schemas.microsoft.com/office/drawing/2014/main" id="{D20F3EC5-42F7-4F5B-8BBA-B2C5FEEBB3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diagram of a circle with dots&#10;&#10;Description automatically generated">
                        <a:extLst>
                          <a:ext uri="{FF2B5EF4-FFF2-40B4-BE49-F238E27FC236}">
                            <a16:creationId xmlns:a16="http://schemas.microsoft.com/office/drawing/2014/main" id="{D20F3EC5-42F7-4F5B-8BBA-B2C5FEEBB316}"/>
                          </a:ext>
                        </a:extLst>
                      </pic:cNvP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8416" cy="3848416"/>
                      </a:xfrm>
                      <a:prstGeom prst="rect">
                        <a:avLst/>
                      </a:prstGeom>
                      <a:noFill/>
                      <a:ln>
                        <a:noFill/>
                      </a:ln>
                    </pic:spPr>
                  </pic:pic>
                </a:graphicData>
              </a:graphic>
            </wp:inline>
          </w:drawing>
        </w:r>
      </w:ins>
    </w:p>
    <w:p w14:paraId="3396780F" w14:textId="77777777" w:rsidR="00482C96" w:rsidRDefault="00482C96" w:rsidP="009F7A23">
      <w:pPr>
        <w:jc w:val="both"/>
        <w:rPr>
          <w:ins w:id="537" w:author="Gu, Wanjun" w:date="2024-06-18T11:14:00Z"/>
          <w:rFonts w:ascii="Arial" w:hAnsi="Arial" w:cs="Arial"/>
          <w:b/>
          <w:bCs/>
          <w:color w:val="000000" w:themeColor="text1"/>
        </w:rPr>
      </w:pPr>
    </w:p>
    <w:p w14:paraId="6663889C" w14:textId="7F27C3FB" w:rsidR="00F80317" w:rsidRPr="00E130C1" w:rsidDel="009F7A23" w:rsidRDefault="00F80317" w:rsidP="00F80317">
      <w:pPr>
        <w:jc w:val="both"/>
        <w:rPr>
          <w:ins w:id="538" w:author="Li, Shuyuan" w:date="2024-06-11T22:01:00Z"/>
          <w:del w:id="539" w:author="Gu, Wanjun" w:date="2024-06-18T11:09:00Z"/>
          <w:rFonts w:ascii="Arial" w:hAnsi="Arial" w:cs="Arial"/>
          <w:color w:val="000000" w:themeColor="text1"/>
        </w:rPr>
      </w:pPr>
      <w:ins w:id="540" w:author="Li, Shuyuan" w:date="2024-06-11T22:01:00Z">
        <w:r w:rsidRPr="00E130C1">
          <w:rPr>
            <w:rFonts w:ascii="Arial" w:hAnsi="Arial" w:cs="Arial"/>
            <w:b/>
            <w:bCs/>
            <w:color w:val="000000" w:themeColor="text1"/>
          </w:rPr>
          <w:t xml:space="preserve">Figure 3. Fitted Standard Circle. </w:t>
        </w:r>
        <w:r w:rsidRPr="00E130C1">
          <w:rPr>
            <w:rFonts w:ascii="Arial" w:hAnsi="Arial" w:cs="Arial"/>
            <w:color w:val="000000" w:themeColor="text1"/>
          </w:rPr>
          <w:t xml:space="preserve">The standard circle was statistically fitted using 40 control feet in relation to the height and width of the calcanei. Green dots are the preliminarily established anatomical markers that are associated with anatomical landmarks previously described in Table 1. Blue dots denote the superior parts of the calcanei outlined while the red dots represent the Achilles insertion site. All dots are labelled using numbers that correspond to landmarks denoted in Table 1. X and Y axis of the figure are normalized by calcaneus height and width. </w:t>
        </w:r>
      </w:ins>
    </w:p>
    <w:p w14:paraId="1068A489" w14:textId="77777777" w:rsidR="00F80317" w:rsidRPr="00E130C1" w:rsidRDefault="00F80317" w:rsidP="009F7A23">
      <w:pPr>
        <w:jc w:val="both"/>
        <w:rPr>
          <w:ins w:id="541" w:author="Li, Shuyuan" w:date="2024-06-11T22:01:00Z"/>
          <w:rFonts w:ascii="Arial" w:hAnsi="Arial" w:cs="Arial"/>
        </w:rPr>
        <w:pPrChange w:id="542" w:author="Gu, Wanjun" w:date="2024-06-18T11:09:00Z">
          <w:pPr/>
        </w:pPrChange>
      </w:pPr>
    </w:p>
    <w:p w14:paraId="14D7160C" w14:textId="0E419A42" w:rsidR="00C01E36" w:rsidRPr="00E130C1" w:rsidDel="009F7A23" w:rsidRDefault="00C01E36" w:rsidP="00C01E36">
      <w:pPr>
        <w:rPr>
          <w:ins w:id="543" w:author="Li, Shuyuan" w:date="2024-06-11T22:01:00Z"/>
          <w:del w:id="544" w:author="Gu, Wanjun" w:date="2024-06-18T11:09:00Z"/>
          <w:rFonts w:ascii="Arial" w:hAnsi="Arial" w:cs="Arial"/>
        </w:rPr>
      </w:pPr>
      <w:ins w:id="545" w:author="Li, Shuyuan" w:date="2024-06-11T22:01:00Z">
        <w:del w:id="546" w:author="Gu, Wanjun" w:date="2024-06-18T11:09:00Z">
          <w:r w:rsidRPr="00E130C1" w:rsidDel="009F7A23">
            <w:rPr>
              <w:rStyle w:val="normaltextrun"/>
              <w:rFonts w:ascii="Arial" w:hAnsi="Arial" w:cs="Arial"/>
            </w:rPr>
            <w:delText xml:space="preserve">Average x offset, y offset, and radius R were then calculated </w:delText>
          </w:r>
        </w:del>
      </w:ins>
      <w:ins w:id="547" w:author="Li, Shuyuan" w:date="2024-06-11T22:02:00Z">
        <w:del w:id="548" w:author="Gu, Wanjun" w:date="2024-06-18T11:09:00Z">
          <w:r w:rsidR="00F773B2" w:rsidRPr="00E130C1" w:rsidDel="009F7A23">
            <w:rPr>
              <w:rStyle w:val="normaltextrun"/>
              <w:rFonts w:ascii="Arial" w:hAnsi="Arial" w:cs="Arial"/>
            </w:rPr>
            <w:delText>for all control feet</w:delText>
          </w:r>
        </w:del>
      </w:ins>
      <w:ins w:id="549" w:author="Li, Shuyuan" w:date="2024-06-11T22:01:00Z">
        <w:del w:id="550" w:author="Gu, Wanjun" w:date="2024-06-18T11:09:00Z">
          <w:r w:rsidRPr="00E130C1" w:rsidDel="009F7A23">
            <w:rPr>
              <w:rStyle w:val="normaltextrun"/>
              <w:rFonts w:ascii="Arial" w:hAnsi="Arial" w:cs="Arial"/>
              <w:color w:val="000000" w:themeColor="text1"/>
            </w:rPr>
            <w:delText>.</w:delText>
          </w:r>
          <w:r w:rsidRPr="00E130C1" w:rsidDel="009F7A23">
            <w:rPr>
              <w:rStyle w:val="eop"/>
              <w:rFonts w:ascii="Arial" w:hAnsi="Arial" w:cs="Arial"/>
              <w:color w:val="000000" w:themeColor="text1"/>
            </w:rPr>
            <w:delText> </w:delText>
          </w:r>
          <w:r w:rsidRPr="00E130C1" w:rsidDel="009F7A23">
            <w:rPr>
              <w:rFonts w:ascii="Arial" w:hAnsi="Arial" w:cs="Arial"/>
              <w:color w:val="000000" w:themeColor="text1"/>
            </w:rPr>
            <w:delText xml:space="preserve">As </w:delText>
          </w:r>
          <w:r w:rsidRPr="00E130C1" w:rsidDel="009F7A23">
            <w:rPr>
              <w:rFonts w:ascii="Arial" w:hAnsi="Arial" w:cs="Arial"/>
            </w:rPr>
            <w:delText xml:space="preserve">shown in Figure 1, the center of the </w:delText>
          </w:r>
          <w:commentRangeStart w:id="551"/>
          <w:r w:rsidRPr="00E130C1" w:rsidDel="009F7A23">
            <w:rPr>
              <w:rFonts w:ascii="Arial" w:hAnsi="Arial" w:cs="Arial"/>
            </w:rPr>
            <w:delText xml:space="preserve">standard circle </w:delText>
          </w:r>
        </w:del>
      </w:ins>
      <w:commentRangeEnd w:id="551"/>
      <w:ins w:id="552" w:author="Li, Shuyuan" w:date="2024-06-11T22:02:00Z">
        <w:del w:id="553" w:author="Gu, Wanjun" w:date="2024-06-18T11:09:00Z">
          <w:r w:rsidR="006B3D52" w:rsidRPr="00E130C1" w:rsidDel="009F7A23">
            <w:rPr>
              <w:rStyle w:val="CommentReference"/>
              <w:rFonts w:ascii="Arial" w:hAnsi="Arial" w:cs="Arial"/>
              <w:rPrChange w:id="554" w:author="Gu, Wanjun" w:date="2024-06-18T10:56:00Z">
                <w:rPr>
                  <w:rStyle w:val="CommentReference"/>
                </w:rPr>
              </w:rPrChange>
            </w:rPr>
            <w:commentReference w:id="551"/>
          </w:r>
        </w:del>
      </w:ins>
      <w:ins w:id="555" w:author="Li, Shuyuan" w:date="2024-06-11T22:01:00Z">
        <w:del w:id="556" w:author="Gu, Wanjun" w:date="2024-06-18T11:09:00Z">
          <w:r w:rsidRPr="00E130C1" w:rsidDel="009F7A23">
            <w:rPr>
              <w:rFonts w:ascii="Arial" w:hAnsi="Arial" w:cs="Arial"/>
            </w:rPr>
            <w:delText xml:space="preserve">was denoted as </w:delText>
          </w:r>
        </w:del>
      </w:ins>
      <m:oMath>
        <m:r>
          <w:ins w:id="557" w:author="Li, Shuyuan" w:date="2024-06-11T22:01:00Z">
            <w:del w:id="558" w:author="Gu, Wanjun" w:date="2024-06-18T11:09:00Z">
              <w:rPr>
                <w:rFonts w:ascii="Cambria Math" w:hAnsi="Cambria Math" w:cs="Arial"/>
              </w:rPr>
              <m:t>O</m:t>
            </w:del>
          </w:ins>
        </m:r>
        <m:d>
          <m:dPr>
            <m:ctrlPr>
              <w:ins w:id="559" w:author="Li, Shuyuan" w:date="2024-06-11T22:01:00Z">
                <w:del w:id="560" w:author="Gu, Wanjun" w:date="2024-06-18T11:09:00Z">
                  <w:rPr>
                    <w:rFonts w:ascii="Cambria Math" w:hAnsi="Cambria Math" w:cs="Arial"/>
                    <w:i/>
                  </w:rPr>
                </w:del>
              </w:ins>
            </m:ctrlPr>
          </m:dPr>
          <m:e>
            <m:sSub>
              <m:sSubPr>
                <m:ctrlPr>
                  <w:ins w:id="561" w:author="Li, Shuyuan" w:date="2024-06-11T22:01:00Z">
                    <w:del w:id="562" w:author="Gu, Wanjun" w:date="2024-06-18T11:09:00Z">
                      <w:rPr>
                        <w:rFonts w:ascii="Cambria Math" w:hAnsi="Cambria Math" w:cs="Arial"/>
                        <w:i/>
                      </w:rPr>
                    </w:del>
                  </w:ins>
                </m:ctrlPr>
              </m:sSubPr>
              <m:e>
                <m:r>
                  <w:ins w:id="563" w:author="Li, Shuyuan" w:date="2024-06-11T22:01:00Z">
                    <w:del w:id="564" w:author="Gu, Wanjun" w:date="2024-06-18T11:09:00Z">
                      <w:rPr>
                        <w:rFonts w:ascii="Cambria Math" w:hAnsi="Cambria Math" w:cs="Arial"/>
                      </w:rPr>
                      <m:t>x</m:t>
                    </w:del>
                  </w:ins>
                </m:r>
              </m:e>
              <m:sub>
                <m:r>
                  <w:ins w:id="565" w:author="Li, Shuyuan" w:date="2024-06-11T22:01:00Z">
                    <w:del w:id="566" w:author="Gu, Wanjun" w:date="2024-06-18T11:09:00Z">
                      <w:rPr>
                        <w:rFonts w:ascii="Cambria Math" w:hAnsi="Cambria Math" w:cs="Arial"/>
                      </w:rPr>
                      <m:t>o</m:t>
                    </w:del>
                  </w:ins>
                </m:r>
              </m:sub>
            </m:sSub>
            <m:r>
              <w:ins w:id="567" w:author="Li, Shuyuan" w:date="2024-06-11T22:01:00Z">
                <w:del w:id="568" w:author="Gu, Wanjun" w:date="2024-06-18T11:09:00Z">
                  <w:rPr>
                    <w:rFonts w:ascii="Cambria Math" w:hAnsi="Cambria Math" w:cs="Arial"/>
                  </w:rPr>
                  <m:t xml:space="preserve">, </m:t>
                </w:del>
              </w:ins>
            </m:r>
            <m:sSub>
              <m:sSubPr>
                <m:ctrlPr>
                  <w:ins w:id="569" w:author="Li, Shuyuan" w:date="2024-06-11T22:01:00Z">
                    <w:del w:id="570" w:author="Gu, Wanjun" w:date="2024-06-18T11:09:00Z">
                      <w:rPr>
                        <w:rFonts w:ascii="Cambria Math" w:hAnsi="Cambria Math" w:cs="Arial"/>
                        <w:i/>
                      </w:rPr>
                    </w:del>
                  </w:ins>
                </m:ctrlPr>
              </m:sSubPr>
              <m:e>
                <m:r>
                  <w:ins w:id="571" w:author="Li, Shuyuan" w:date="2024-06-11T22:01:00Z">
                    <w:del w:id="572" w:author="Gu, Wanjun" w:date="2024-06-18T11:09:00Z">
                      <w:rPr>
                        <w:rFonts w:ascii="Cambria Math" w:hAnsi="Cambria Math" w:cs="Arial"/>
                      </w:rPr>
                      <m:t>y</m:t>
                    </w:del>
                  </w:ins>
                </m:r>
              </m:e>
              <m:sub>
                <m:r>
                  <w:ins w:id="573" w:author="Li, Shuyuan" w:date="2024-06-11T22:01:00Z">
                    <w:del w:id="574" w:author="Gu, Wanjun" w:date="2024-06-18T11:09:00Z">
                      <w:rPr>
                        <w:rFonts w:ascii="Cambria Math" w:hAnsi="Cambria Math" w:cs="Arial"/>
                      </w:rPr>
                      <m:t>o</m:t>
                    </w:del>
                  </w:ins>
                </m:r>
              </m:sub>
            </m:sSub>
          </m:e>
        </m:d>
      </m:oMath>
      <w:ins w:id="575" w:author="Li, Shuyuan" w:date="2024-06-11T22:01:00Z">
        <w:del w:id="576" w:author="Gu, Wanjun" w:date="2024-06-18T11:09:00Z">
          <w:r w:rsidRPr="00E130C1" w:rsidDel="009F7A23">
            <w:rPr>
              <w:rFonts w:ascii="Arial" w:hAnsi="Arial" w:cs="Arial"/>
            </w:rPr>
            <w:delText xml:space="preserve">, with anatomical markers </w:delText>
          </w:r>
        </w:del>
      </w:ins>
      <m:oMath>
        <m:r>
          <w:ins w:id="577" w:author="Li, Shuyuan" w:date="2024-06-11T22:01:00Z">
            <w:del w:id="578" w:author="Gu, Wanjun" w:date="2024-06-18T11:09:00Z">
              <w:rPr>
                <w:rFonts w:ascii="Cambria Math" w:hAnsi="Cambria Math" w:cs="Arial"/>
              </w:rPr>
              <m:t>A(</m:t>
            </w:del>
          </w:ins>
        </m:r>
        <m:sSub>
          <m:sSubPr>
            <m:ctrlPr>
              <w:ins w:id="579" w:author="Li, Shuyuan" w:date="2024-06-11T22:01:00Z">
                <w:del w:id="580" w:author="Gu, Wanjun" w:date="2024-06-18T11:09:00Z">
                  <w:rPr>
                    <w:rFonts w:ascii="Cambria Math" w:hAnsi="Cambria Math" w:cs="Arial"/>
                    <w:i/>
                  </w:rPr>
                </w:del>
              </w:ins>
            </m:ctrlPr>
          </m:sSubPr>
          <m:e>
            <m:r>
              <w:ins w:id="581" w:author="Li, Shuyuan" w:date="2024-06-11T22:01:00Z">
                <w:del w:id="582" w:author="Gu, Wanjun" w:date="2024-06-18T11:09:00Z">
                  <w:rPr>
                    <w:rFonts w:ascii="Cambria Math" w:hAnsi="Cambria Math" w:cs="Arial"/>
                  </w:rPr>
                  <m:t>x</m:t>
                </w:del>
              </w:ins>
            </m:r>
          </m:e>
          <m:sub>
            <m:r>
              <w:ins w:id="583" w:author="Li, Shuyuan" w:date="2024-06-11T22:01:00Z">
                <w:del w:id="584" w:author="Gu, Wanjun" w:date="2024-06-18T11:09:00Z">
                  <w:rPr>
                    <w:rFonts w:ascii="Cambria Math" w:hAnsi="Cambria Math" w:cs="Arial"/>
                  </w:rPr>
                  <m:t>A</m:t>
                </w:del>
              </w:ins>
            </m:r>
          </m:sub>
        </m:sSub>
        <m:r>
          <w:ins w:id="585" w:author="Li, Shuyuan" w:date="2024-06-11T22:01:00Z">
            <w:del w:id="586" w:author="Gu, Wanjun" w:date="2024-06-18T11:09:00Z">
              <w:rPr>
                <w:rFonts w:ascii="Cambria Math" w:hAnsi="Cambria Math" w:cs="Arial"/>
              </w:rPr>
              <m:t xml:space="preserve">, </m:t>
            </w:del>
          </w:ins>
        </m:r>
        <m:sSub>
          <m:sSubPr>
            <m:ctrlPr>
              <w:ins w:id="587" w:author="Li, Shuyuan" w:date="2024-06-11T22:01:00Z">
                <w:del w:id="588" w:author="Gu, Wanjun" w:date="2024-06-18T11:09:00Z">
                  <w:rPr>
                    <w:rFonts w:ascii="Cambria Math" w:hAnsi="Cambria Math" w:cs="Arial"/>
                    <w:i/>
                  </w:rPr>
                </w:del>
              </w:ins>
            </m:ctrlPr>
          </m:sSubPr>
          <m:e>
            <m:r>
              <w:ins w:id="589" w:author="Li, Shuyuan" w:date="2024-06-11T22:01:00Z">
                <w:del w:id="590" w:author="Gu, Wanjun" w:date="2024-06-18T11:09:00Z">
                  <w:rPr>
                    <w:rFonts w:ascii="Cambria Math" w:hAnsi="Cambria Math" w:cs="Arial"/>
                  </w:rPr>
                  <m:t>y</m:t>
                </w:del>
              </w:ins>
            </m:r>
          </m:e>
          <m:sub>
            <m:r>
              <w:ins w:id="591" w:author="Li, Shuyuan" w:date="2024-06-11T22:01:00Z">
                <w:del w:id="592" w:author="Gu, Wanjun" w:date="2024-06-18T11:09:00Z">
                  <w:rPr>
                    <w:rFonts w:ascii="Cambria Math" w:hAnsi="Cambria Math" w:cs="Arial"/>
                  </w:rPr>
                  <m:t>A</m:t>
                </w:del>
              </w:ins>
            </m:r>
          </m:sub>
        </m:sSub>
        <m:r>
          <w:ins w:id="593" w:author="Li, Shuyuan" w:date="2024-06-11T22:01:00Z">
            <w:del w:id="594" w:author="Gu, Wanjun" w:date="2024-06-18T11:09:00Z">
              <w:rPr>
                <w:rFonts w:ascii="Cambria Math" w:hAnsi="Cambria Math" w:cs="Arial"/>
              </w:rPr>
              <m:t>)</m:t>
            </w:del>
          </w:ins>
        </m:r>
      </m:oMath>
      <w:ins w:id="595" w:author="Li, Shuyuan" w:date="2024-06-11T22:01:00Z">
        <w:del w:id="596" w:author="Gu, Wanjun" w:date="2024-06-18T11:09:00Z">
          <w:r w:rsidRPr="00E130C1" w:rsidDel="009F7A23">
            <w:rPr>
              <w:rFonts w:ascii="Arial" w:hAnsi="Arial" w:cs="Arial"/>
            </w:rPr>
            <w:delText xml:space="preserve">, </w:delText>
          </w:r>
        </w:del>
      </w:ins>
      <m:oMath>
        <m:r>
          <w:ins w:id="597" w:author="Li, Shuyuan" w:date="2024-06-11T22:01:00Z">
            <w:del w:id="598" w:author="Gu, Wanjun" w:date="2024-06-18T11:09:00Z">
              <w:rPr>
                <w:rFonts w:ascii="Cambria Math" w:hAnsi="Cambria Math" w:cs="Arial"/>
              </w:rPr>
              <m:t>B(</m:t>
            </w:del>
          </w:ins>
        </m:r>
        <m:sSub>
          <m:sSubPr>
            <m:ctrlPr>
              <w:ins w:id="599" w:author="Li, Shuyuan" w:date="2024-06-11T22:01:00Z">
                <w:del w:id="600" w:author="Gu, Wanjun" w:date="2024-06-18T11:09:00Z">
                  <w:rPr>
                    <w:rFonts w:ascii="Cambria Math" w:hAnsi="Cambria Math" w:cs="Arial"/>
                    <w:i/>
                  </w:rPr>
                </w:del>
              </w:ins>
            </m:ctrlPr>
          </m:sSubPr>
          <m:e>
            <m:r>
              <w:ins w:id="601" w:author="Li, Shuyuan" w:date="2024-06-11T22:01:00Z">
                <w:del w:id="602" w:author="Gu, Wanjun" w:date="2024-06-18T11:09:00Z">
                  <w:rPr>
                    <w:rFonts w:ascii="Cambria Math" w:hAnsi="Cambria Math" w:cs="Arial"/>
                  </w:rPr>
                  <m:t>x</m:t>
                </w:del>
              </w:ins>
            </m:r>
          </m:e>
          <m:sub>
            <m:r>
              <w:ins w:id="603" w:author="Li, Shuyuan" w:date="2024-06-11T22:01:00Z">
                <w:del w:id="604" w:author="Gu, Wanjun" w:date="2024-06-18T11:09:00Z">
                  <w:rPr>
                    <w:rFonts w:ascii="Cambria Math" w:hAnsi="Cambria Math" w:cs="Arial"/>
                  </w:rPr>
                  <m:t>B</m:t>
                </w:del>
              </w:ins>
            </m:r>
          </m:sub>
        </m:sSub>
        <m:r>
          <w:ins w:id="605" w:author="Li, Shuyuan" w:date="2024-06-11T22:01:00Z">
            <w:del w:id="606" w:author="Gu, Wanjun" w:date="2024-06-18T11:09:00Z">
              <w:rPr>
                <w:rFonts w:ascii="Cambria Math" w:hAnsi="Cambria Math" w:cs="Arial"/>
              </w:rPr>
              <m:t xml:space="preserve">, </m:t>
            </w:del>
          </w:ins>
        </m:r>
        <m:sSub>
          <m:sSubPr>
            <m:ctrlPr>
              <w:ins w:id="607" w:author="Li, Shuyuan" w:date="2024-06-11T22:01:00Z">
                <w:del w:id="608" w:author="Gu, Wanjun" w:date="2024-06-18T11:09:00Z">
                  <w:rPr>
                    <w:rFonts w:ascii="Cambria Math" w:hAnsi="Cambria Math" w:cs="Arial"/>
                    <w:i/>
                  </w:rPr>
                </w:del>
              </w:ins>
            </m:ctrlPr>
          </m:sSubPr>
          <m:e>
            <m:r>
              <w:ins w:id="609" w:author="Li, Shuyuan" w:date="2024-06-11T22:01:00Z">
                <w:del w:id="610" w:author="Gu, Wanjun" w:date="2024-06-18T11:09:00Z">
                  <w:rPr>
                    <w:rFonts w:ascii="Cambria Math" w:hAnsi="Cambria Math" w:cs="Arial"/>
                  </w:rPr>
                  <m:t>y</m:t>
                </w:del>
              </w:ins>
            </m:r>
          </m:e>
          <m:sub>
            <m:r>
              <w:ins w:id="611" w:author="Li, Shuyuan" w:date="2024-06-11T22:01:00Z">
                <w:del w:id="612" w:author="Gu, Wanjun" w:date="2024-06-18T11:09:00Z">
                  <w:rPr>
                    <w:rFonts w:ascii="Cambria Math" w:hAnsi="Cambria Math" w:cs="Arial"/>
                  </w:rPr>
                  <m:t>B</m:t>
                </w:del>
              </w:ins>
            </m:r>
          </m:sub>
        </m:sSub>
        <m:r>
          <w:ins w:id="613" w:author="Li, Shuyuan" w:date="2024-06-11T22:01:00Z">
            <w:del w:id="614" w:author="Gu, Wanjun" w:date="2024-06-18T11:09:00Z">
              <w:rPr>
                <w:rFonts w:ascii="Cambria Math" w:hAnsi="Cambria Math" w:cs="Arial"/>
              </w:rPr>
              <m:t>)</m:t>
            </w:del>
          </w:ins>
        </m:r>
      </m:oMath>
      <w:ins w:id="615" w:author="Li, Shuyuan" w:date="2024-06-11T22:01:00Z">
        <w:del w:id="616" w:author="Gu, Wanjun" w:date="2024-06-18T11:09:00Z">
          <w:r w:rsidRPr="00E130C1" w:rsidDel="009F7A23">
            <w:rPr>
              <w:rFonts w:ascii="Arial" w:hAnsi="Arial" w:cs="Arial"/>
            </w:rPr>
            <w:delText xml:space="preserve">, and </w:delText>
          </w:r>
        </w:del>
      </w:ins>
      <m:oMath>
        <m:r>
          <w:ins w:id="617" w:author="Li, Shuyuan" w:date="2024-06-11T22:01:00Z">
            <w:del w:id="618" w:author="Gu, Wanjun" w:date="2024-06-18T11:09:00Z">
              <w:rPr>
                <w:rFonts w:ascii="Cambria Math" w:hAnsi="Cambria Math" w:cs="Arial"/>
              </w:rPr>
              <m:t>C</m:t>
            </w:del>
          </w:ins>
        </m:r>
        <m:d>
          <m:dPr>
            <m:ctrlPr>
              <w:ins w:id="619" w:author="Li, Shuyuan" w:date="2024-06-11T22:01:00Z">
                <w:del w:id="620" w:author="Gu, Wanjun" w:date="2024-06-18T11:09:00Z">
                  <w:rPr>
                    <w:rFonts w:ascii="Cambria Math" w:hAnsi="Cambria Math" w:cs="Arial"/>
                    <w:i/>
                  </w:rPr>
                </w:del>
              </w:ins>
            </m:ctrlPr>
          </m:dPr>
          <m:e>
            <m:sSub>
              <m:sSubPr>
                <m:ctrlPr>
                  <w:ins w:id="621" w:author="Li, Shuyuan" w:date="2024-06-11T22:01:00Z">
                    <w:del w:id="622" w:author="Gu, Wanjun" w:date="2024-06-18T11:09:00Z">
                      <w:rPr>
                        <w:rFonts w:ascii="Cambria Math" w:hAnsi="Cambria Math" w:cs="Arial"/>
                        <w:i/>
                      </w:rPr>
                    </w:del>
                  </w:ins>
                </m:ctrlPr>
              </m:sSubPr>
              <m:e>
                <m:r>
                  <w:ins w:id="623" w:author="Li, Shuyuan" w:date="2024-06-11T22:01:00Z">
                    <w:del w:id="624" w:author="Gu, Wanjun" w:date="2024-06-18T11:09:00Z">
                      <w:rPr>
                        <w:rFonts w:ascii="Cambria Math" w:hAnsi="Cambria Math" w:cs="Arial"/>
                      </w:rPr>
                      <m:t>x</m:t>
                    </w:del>
                  </w:ins>
                </m:r>
              </m:e>
              <m:sub>
                <m:r>
                  <w:ins w:id="625" w:author="Li, Shuyuan" w:date="2024-06-11T22:01:00Z">
                    <w:del w:id="626" w:author="Gu, Wanjun" w:date="2024-06-18T11:09:00Z">
                      <w:rPr>
                        <w:rFonts w:ascii="Cambria Math" w:hAnsi="Cambria Math" w:cs="Arial"/>
                      </w:rPr>
                      <m:t>C</m:t>
                    </w:del>
                  </w:ins>
                </m:r>
              </m:sub>
            </m:sSub>
            <m:r>
              <w:ins w:id="627" w:author="Li, Shuyuan" w:date="2024-06-11T22:01:00Z">
                <w:del w:id="628" w:author="Gu, Wanjun" w:date="2024-06-18T11:09:00Z">
                  <w:rPr>
                    <w:rFonts w:ascii="Cambria Math" w:hAnsi="Cambria Math" w:cs="Arial"/>
                  </w:rPr>
                  <m:t>,</m:t>
                </w:del>
              </w:ins>
            </m:r>
            <m:sSub>
              <m:sSubPr>
                <m:ctrlPr>
                  <w:ins w:id="629" w:author="Li, Shuyuan" w:date="2024-06-11T22:01:00Z">
                    <w:del w:id="630" w:author="Gu, Wanjun" w:date="2024-06-18T11:09:00Z">
                      <w:rPr>
                        <w:rFonts w:ascii="Cambria Math" w:hAnsi="Cambria Math" w:cs="Arial"/>
                        <w:i/>
                      </w:rPr>
                    </w:del>
                  </w:ins>
                </m:ctrlPr>
              </m:sSubPr>
              <m:e>
                <m:r>
                  <w:ins w:id="631" w:author="Li, Shuyuan" w:date="2024-06-11T22:01:00Z">
                    <w:del w:id="632" w:author="Gu, Wanjun" w:date="2024-06-18T11:09:00Z">
                      <w:rPr>
                        <w:rFonts w:ascii="Cambria Math" w:hAnsi="Cambria Math" w:cs="Arial"/>
                      </w:rPr>
                      <m:t>y</m:t>
                    </w:del>
                  </w:ins>
                </m:r>
              </m:e>
              <m:sub>
                <m:r>
                  <w:ins w:id="633" w:author="Li, Shuyuan" w:date="2024-06-11T22:01:00Z">
                    <w:del w:id="634" w:author="Gu, Wanjun" w:date="2024-06-18T11:09:00Z">
                      <w:rPr>
                        <w:rFonts w:ascii="Cambria Math" w:hAnsi="Cambria Math" w:cs="Arial"/>
                      </w:rPr>
                      <m:t>C</m:t>
                    </w:del>
                  </w:ins>
                </m:r>
              </m:sub>
            </m:sSub>
          </m:e>
        </m:d>
      </m:oMath>
      <w:ins w:id="635" w:author="Li, Shuyuan" w:date="2024-06-11T22:01:00Z">
        <w:del w:id="636" w:author="Gu, Wanjun" w:date="2024-06-18T11:09:00Z">
          <w:r w:rsidRPr="00E130C1" w:rsidDel="009F7A23">
            <w:rPr>
              <w:rFonts w:ascii="Arial" w:hAnsi="Arial" w:cs="Arial"/>
            </w:rPr>
            <w:delText xml:space="preserve"> denoting the relative location of the unit rectangular. The diagonal length of the unit rectangular was denoted as D, while the width and height of the rectangular were denoted as </w:delText>
          </w:r>
        </w:del>
      </w:ins>
      <m:oMath>
        <m:sSub>
          <m:sSubPr>
            <m:ctrlPr>
              <w:ins w:id="637" w:author="Li, Shuyuan" w:date="2024-06-11T22:01:00Z">
                <w:del w:id="638" w:author="Gu, Wanjun" w:date="2024-06-18T11:09:00Z">
                  <w:rPr>
                    <w:rFonts w:ascii="Cambria Math" w:hAnsi="Cambria Math" w:cs="Arial"/>
                    <w:i/>
                  </w:rPr>
                </w:del>
              </w:ins>
            </m:ctrlPr>
          </m:sSubPr>
          <m:e>
            <m:r>
              <w:ins w:id="639" w:author="Li, Shuyuan" w:date="2024-06-11T22:01:00Z">
                <w:del w:id="640" w:author="Gu, Wanjun" w:date="2024-06-18T11:09:00Z">
                  <w:rPr>
                    <w:rFonts w:ascii="Cambria Math" w:hAnsi="Cambria Math" w:cs="Arial"/>
                  </w:rPr>
                  <m:t>L</m:t>
                </w:del>
              </w:ins>
            </m:r>
          </m:e>
          <m:sub>
            <m:r>
              <w:ins w:id="641" w:author="Li, Shuyuan" w:date="2024-06-11T22:01:00Z">
                <w:del w:id="642" w:author="Gu, Wanjun" w:date="2024-06-18T11:09:00Z">
                  <w:rPr>
                    <w:rFonts w:ascii="Cambria Math" w:hAnsi="Cambria Math" w:cs="Arial"/>
                  </w:rPr>
                  <m:t>W</m:t>
                </w:del>
              </w:ins>
            </m:r>
          </m:sub>
        </m:sSub>
      </m:oMath>
      <w:ins w:id="643" w:author="Li, Shuyuan" w:date="2024-06-11T22:01:00Z">
        <w:del w:id="644" w:author="Gu, Wanjun" w:date="2024-06-18T11:09:00Z">
          <w:r w:rsidRPr="00E130C1" w:rsidDel="009F7A23">
            <w:rPr>
              <w:rFonts w:ascii="Arial" w:hAnsi="Arial" w:cs="Arial"/>
            </w:rPr>
            <w:delText xml:space="preserve"> and </w:delText>
          </w:r>
        </w:del>
      </w:ins>
      <m:oMath>
        <m:sSub>
          <m:sSubPr>
            <m:ctrlPr>
              <w:ins w:id="645" w:author="Li, Shuyuan" w:date="2024-06-11T22:01:00Z">
                <w:del w:id="646" w:author="Gu, Wanjun" w:date="2024-06-18T11:09:00Z">
                  <w:rPr>
                    <w:rFonts w:ascii="Cambria Math" w:hAnsi="Cambria Math" w:cs="Arial"/>
                    <w:i/>
                  </w:rPr>
                </w:del>
              </w:ins>
            </m:ctrlPr>
          </m:sSubPr>
          <m:e>
            <m:r>
              <w:ins w:id="647" w:author="Li, Shuyuan" w:date="2024-06-11T22:01:00Z">
                <w:del w:id="648" w:author="Gu, Wanjun" w:date="2024-06-18T11:09:00Z">
                  <w:rPr>
                    <w:rFonts w:ascii="Cambria Math" w:hAnsi="Cambria Math" w:cs="Arial"/>
                  </w:rPr>
                  <m:t>L</m:t>
                </w:del>
              </w:ins>
            </m:r>
          </m:e>
          <m:sub>
            <m:r>
              <w:ins w:id="649" w:author="Li, Shuyuan" w:date="2024-06-11T22:01:00Z">
                <w:del w:id="650" w:author="Gu, Wanjun" w:date="2024-06-18T11:09:00Z">
                  <w:rPr>
                    <w:rFonts w:ascii="Cambria Math" w:hAnsi="Cambria Math" w:cs="Arial"/>
                  </w:rPr>
                  <m:t>H</m:t>
                </w:del>
              </w:ins>
            </m:r>
          </m:sub>
        </m:sSub>
      </m:oMath>
      <w:ins w:id="651" w:author="Li, Shuyuan" w:date="2024-06-11T22:01:00Z">
        <w:del w:id="652" w:author="Gu, Wanjun" w:date="2024-06-18T11:09:00Z">
          <w:r w:rsidRPr="00E130C1" w:rsidDel="009F7A23">
            <w:rPr>
              <w:rFonts w:ascii="Arial" w:hAnsi="Arial" w:cs="Arial"/>
            </w:rPr>
            <w:delText xml:space="preserve">, respectively. </w:delText>
          </w:r>
        </w:del>
      </w:ins>
    </w:p>
    <w:p w14:paraId="703B04A3" w14:textId="05C79FC9" w:rsidR="00C01E36" w:rsidRPr="00E130C1" w:rsidDel="009F7A23" w:rsidRDefault="00C01E36" w:rsidP="00A063EC">
      <w:pPr>
        <w:rPr>
          <w:ins w:id="653" w:author="Li, Shuyuan" w:date="2024-06-09T22:45:00Z"/>
          <w:del w:id="654" w:author="Gu, Wanjun" w:date="2024-06-18T11:09:00Z"/>
          <w:rFonts w:ascii="Arial" w:hAnsi="Arial" w:cs="Arial"/>
        </w:rPr>
      </w:pPr>
    </w:p>
    <w:p w14:paraId="45D9AFF3" w14:textId="56499246" w:rsidR="00A063EC" w:rsidRPr="00E130C1" w:rsidDel="009F7A23" w:rsidRDefault="00A063EC" w:rsidP="00A063EC">
      <w:pPr>
        <w:rPr>
          <w:ins w:id="655" w:author="Li, Shuyuan" w:date="2024-06-09T22:45:00Z"/>
          <w:del w:id="656" w:author="Gu, Wanjun" w:date="2024-06-18T11:09:00Z"/>
          <w:rFonts w:ascii="Arial" w:hAnsi="Arial" w:cs="Arial"/>
        </w:rPr>
      </w:pPr>
    </w:p>
    <w:p w14:paraId="4B3FDADD" w14:textId="09FA16FE" w:rsidR="00A063EC" w:rsidRPr="00E130C1" w:rsidDel="009F7A23" w:rsidRDefault="00000000" w:rsidP="00A063EC">
      <w:pPr>
        <w:rPr>
          <w:ins w:id="657" w:author="Li, Shuyuan" w:date="2024-06-09T22:45:00Z"/>
          <w:del w:id="658" w:author="Gu, Wanjun" w:date="2024-06-18T11:09:00Z"/>
          <w:rFonts w:ascii="Arial" w:hAnsi="Arial" w:cs="Arial"/>
        </w:rPr>
      </w:pPr>
      <m:oMath>
        <m:sSub>
          <m:sSubPr>
            <m:ctrlPr>
              <w:ins w:id="659" w:author="Li, Shuyuan" w:date="2024-06-09T22:45:00Z">
                <w:del w:id="660" w:author="Gu, Wanjun" w:date="2024-06-18T11:09:00Z">
                  <w:rPr>
                    <w:rFonts w:ascii="Cambria Math" w:hAnsi="Cambria Math" w:cs="Arial"/>
                    <w:i/>
                  </w:rPr>
                </w:del>
              </w:ins>
            </m:ctrlPr>
          </m:sSubPr>
          <m:e>
            <m:r>
              <w:ins w:id="661" w:author="Li, Shuyuan" w:date="2024-06-09T22:45:00Z">
                <w:del w:id="662" w:author="Gu, Wanjun" w:date="2024-06-18T11:09:00Z">
                  <w:rPr>
                    <w:rFonts w:ascii="Cambria Math" w:hAnsi="Cambria Math" w:cs="Arial"/>
                  </w:rPr>
                  <m:t>L</m:t>
                </w:del>
              </w:ins>
            </m:r>
          </m:e>
          <m:sub>
            <m:r>
              <w:ins w:id="663" w:author="Li, Shuyuan" w:date="2024-06-09T22:45:00Z">
                <w:del w:id="664" w:author="Gu, Wanjun" w:date="2024-06-18T11:09:00Z">
                  <w:rPr>
                    <w:rFonts w:ascii="Cambria Math" w:hAnsi="Cambria Math" w:cs="Arial"/>
                  </w:rPr>
                  <m:t>W</m:t>
                </w:del>
              </w:ins>
            </m:r>
          </m:sub>
        </m:sSub>
        <m:r>
          <w:ins w:id="665" w:author="Li, Shuyuan" w:date="2024-06-09T22:45:00Z">
            <w:del w:id="666" w:author="Gu, Wanjun" w:date="2024-06-18T11:09:00Z">
              <w:rPr>
                <w:rFonts w:ascii="Cambria Math" w:hAnsi="Cambria Math" w:cs="Arial"/>
              </w:rPr>
              <m:t xml:space="preserve">, </m:t>
            </w:del>
          </w:ins>
        </m:r>
        <m:sSub>
          <m:sSubPr>
            <m:ctrlPr>
              <w:ins w:id="667" w:author="Li, Shuyuan" w:date="2024-06-09T22:45:00Z">
                <w:del w:id="668" w:author="Gu, Wanjun" w:date="2024-06-18T11:09:00Z">
                  <w:rPr>
                    <w:rFonts w:ascii="Cambria Math" w:hAnsi="Cambria Math" w:cs="Arial"/>
                    <w:i/>
                  </w:rPr>
                </w:del>
              </w:ins>
            </m:ctrlPr>
          </m:sSubPr>
          <m:e>
            <m:r>
              <w:ins w:id="669" w:author="Li, Shuyuan" w:date="2024-06-09T22:45:00Z">
                <w:del w:id="670" w:author="Gu, Wanjun" w:date="2024-06-18T11:09:00Z">
                  <w:rPr>
                    <w:rFonts w:ascii="Cambria Math" w:hAnsi="Cambria Math" w:cs="Arial"/>
                  </w:rPr>
                  <m:t xml:space="preserve"> L</m:t>
                </w:del>
              </w:ins>
            </m:r>
          </m:e>
          <m:sub>
            <m:r>
              <w:ins w:id="671" w:author="Li, Shuyuan" w:date="2024-06-09T22:45:00Z">
                <w:del w:id="672" w:author="Gu, Wanjun" w:date="2024-06-18T11:09:00Z">
                  <w:rPr>
                    <w:rFonts w:ascii="Cambria Math" w:hAnsi="Cambria Math" w:cs="Arial"/>
                  </w:rPr>
                  <m:t>H</m:t>
                </w:del>
              </w:ins>
            </m:r>
          </m:sub>
        </m:sSub>
        <m:r>
          <w:ins w:id="673" w:author="Li, Shuyuan" w:date="2024-06-09T22:45:00Z">
            <w:del w:id="674" w:author="Gu, Wanjun" w:date="2024-06-18T11:09:00Z">
              <w:rPr>
                <w:rFonts w:ascii="Cambria Math" w:hAnsi="Cambria Math" w:cs="Arial"/>
              </w:rPr>
              <m:t>,</m:t>
            </w:del>
          </w:ins>
        </m:r>
      </m:oMath>
      <w:ins w:id="675" w:author="Li, Shuyuan" w:date="2024-06-09T22:45:00Z">
        <w:del w:id="676" w:author="Gu, Wanjun" w:date="2024-06-18T11:09:00Z">
          <w:r w:rsidR="00A063EC" w:rsidRPr="00E130C1" w:rsidDel="009F7A23">
            <w:rPr>
              <w:rFonts w:ascii="Arial" w:hAnsi="Arial" w:cs="Arial"/>
            </w:rPr>
            <w:delText xml:space="preserve"> and </w:delText>
          </w:r>
        </w:del>
      </w:ins>
      <m:oMath>
        <m:r>
          <w:ins w:id="677" w:author="Li, Shuyuan" w:date="2024-06-09T22:45:00Z">
            <w:del w:id="678" w:author="Gu, Wanjun" w:date="2024-06-18T11:09:00Z">
              <w:rPr>
                <w:rFonts w:ascii="Cambria Math" w:hAnsi="Cambria Math" w:cs="Arial"/>
              </w:rPr>
              <m:t>D</m:t>
            </w:del>
          </w:ins>
        </m:r>
      </m:oMath>
      <w:ins w:id="679" w:author="Li, Shuyuan" w:date="2024-06-09T22:45:00Z">
        <w:del w:id="680" w:author="Gu, Wanjun" w:date="2024-06-18T11:09:00Z">
          <w:r w:rsidR="00A063EC" w:rsidRPr="00E130C1" w:rsidDel="009F7A23">
            <w:rPr>
              <w:rFonts w:ascii="Arial" w:hAnsi="Arial" w:cs="Arial"/>
            </w:rPr>
            <w:delText xml:space="preserve"> can be written in coordinates of A, B, and C as follows:</w:delText>
          </w:r>
        </w:del>
      </w:ins>
    </w:p>
    <w:p w14:paraId="6BBC251A" w14:textId="5A50CEB6" w:rsidR="00A063EC" w:rsidRPr="00E130C1" w:rsidDel="009F7A23" w:rsidRDefault="00A063EC" w:rsidP="00A063EC">
      <w:pPr>
        <w:rPr>
          <w:ins w:id="681" w:author="Li, Shuyuan" w:date="2024-06-09T22:45:00Z"/>
          <w:del w:id="682" w:author="Gu, Wanjun" w:date="2024-06-18T11:09:00Z"/>
          <w:rFonts w:ascii="Arial" w:hAnsi="Arial" w:cs="Arial"/>
        </w:rPr>
      </w:pPr>
    </w:p>
    <w:p w14:paraId="2BE847F7" w14:textId="2495194E" w:rsidR="00A063EC" w:rsidRPr="00E130C1" w:rsidDel="009F7A23" w:rsidRDefault="00000000" w:rsidP="00A063EC">
      <w:pPr>
        <w:rPr>
          <w:ins w:id="683" w:author="Li, Shuyuan" w:date="2024-06-09T22:45:00Z"/>
          <w:del w:id="684" w:author="Gu, Wanjun" w:date="2024-06-18T11:09:00Z"/>
          <w:rFonts w:ascii="Arial" w:hAnsi="Arial" w:cs="Arial"/>
        </w:rPr>
      </w:pPr>
      <m:oMathPara>
        <m:oMath>
          <m:sSub>
            <m:sSubPr>
              <m:ctrlPr>
                <w:ins w:id="685" w:author="Li, Shuyuan" w:date="2024-06-09T22:45:00Z">
                  <w:del w:id="686" w:author="Gu, Wanjun" w:date="2024-06-18T11:09:00Z">
                    <w:rPr>
                      <w:rFonts w:ascii="Cambria Math" w:hAnsi="Cambria Math" w:cs="Arial"/>
                      <w:i/>
                    </w:rPr>
                  </w:del>
                </w:ins>
              </m:ctrlPr>
            </m:sSubPr>
            <m:e>
              <m:r>
                <w:ins w:id="687" w:author="Li, Shuyuan" w:date="2024-06-09T22:45:00Z">
                  <w:del w:id="688" w:author="Gu, Wanjun" w:date="2024-06-18T11:09:00Z">
                    <w:rPr>
                      <w:rFonts w:ascii="Cambria Math" w:hAnsi="Cambria Math" w:cs="Arial"/>
                    </w:rPr>
                    <m:t>L</m:t>
                  </w:del>
                </w:ins>
              </m:r>
            </m:e>
            <m:sub>
              <m:r>
                <w:ins w:id="689" w:author="Li, Shuyuan" w:date="2024-06-09T22:45:00Z">
                  <w:del w:id="690" w:author="Gu, Wanjun" w:date="2024-06-18T11:09:00Z">
                    <w:rPr>
                      <w:rFonts w:ascii="Cambria Math" w:hAnsi="Cambria Math" w:cs="Arial"/>
                    </w:rPr>
                    <m:t>W</m:t>
                  </w:del>
                </w:ins>
              </m:r>
            </m:sub>
          </m:sSub>
          <m:r>
            <w:ins w:id="691" w:author="Li, Shuyuan" w:date="2024-06-09T22:45:00Z">
              <w:del w:id="692" w:author="Gu, Wanjun" w:date="2024-06-18T11:09:00Z">
                <w:rPr>
                  <w:rFonts w:ascii="Cambria Math" w:hAnsi="Cambria Math" w:cs="Arial"/>
                </w:rPr>
                <m:t>=</m:t>
              </w:del>
            </w:ins>
          </m:r>
          <m:rad>
            <m:radPr>
              <m:degHide m:val="1"/>
              <m:ctrlPr>
                <w:ins w:id="693" w:author="Li, Shuyuan" w:date="2024-06-09T22:45:00Z">
                  <w:del w:id="694" w:author="Gu, Wanjun" w:date="2024-06-18T11:09:00Z">
                    <w:rPr>
                      <w:rFonts w:ascii="Cambria Math" w:hAnsi="Cambria Math" w:cs="Arial"/>
                      <w:i/>
                    </w:rPr>
                  </w:del>
                </w:ins>
              </m:ctrlPr>
            </m:radPr>
            <m:deg/>
            <m:e>
              <m:sSup>
                <m:sSupPr>
                  <m:ctrlPr>
                    <w:ins w:id="695" w:author="Li, Shuyuan" w:date="2024-06-09T22:45:00Z">
                      <w:del w:id="696" w:author="Gu, Wanjun" w:date="2024-06-18T11:09:00Z">
                        <w:rPr>
                          <w:rFonts w:ascii="Cambria Math" w:hAnsi="Cambria Math" w:cs="Arial"/>
                          <w:i/>
                        </w:rPr>
                      </w:del>
                    </w:ins>
                  </m:ctrlPr>
                </m:sSupPr>
                <m:e>
                  <m:r>
                    <w:ins w:id="697" w:author="Li, Shuyuan" w:date="2024-06-09T22:45:00Z">
                      <w:del w:id="698" w:author="Gu, Wanjun" w:date="2024-06-18T11:09:00Z">
                        <w:rPr>
                          <w:rFonts w:ascii="Cambria Math" w:hAnsi="Cambria Math" w:cs="Arial"/>
                        </w:rPr>
                        <m:t>(</m:t>
                      </w:del>
                    </w:ins>
                  </m:r>
                  <m:sSub>
                    <m:sSubPr>
                      <m:ctrlPr>
                        <w:ins w:id="699" w:author="Li, Shuyuan" w:date="2024-06-09T22:45:00Z">
                          <w:del w:id="700" w:author="Gu, Wanjun" w:date="2024-06-18T11:09:00Z">
                            <w:rPr>
                              <w:rFonts w:ascii="Cambria Math" w:hAnsi="Cambria Math" w:cs="Arial"/>
                              <w:i/>
                            </w:rPr>
                          </w:del>
                        </w:ins>
                      </m:ctrlPr>
                    </m:sSubPr>
                    <m:e>
                      <m:r>
                        <w:ins w:id="701" w:author="Li, Shuyuan" w:date="2024-06-09T22:45:00Z">
                          <w:del w:id="702" w:author="Gu, Wanjun" w:date="2024-06-18T11:09:00Z">
                            <w:rPr>
                              <w:rFonts w:ascii="Cambria Math" w:hAnsi="Cambria Math" w:cs="Arial"/>
                            </w:rPr>
                            <m:t>x</m:t>
                          </w:del>
                        </w:ins>
                      </m:r>
                    </m:e>
                    <m:sub>
                      <m:r>
                        <w:ins w:id="703" w:author="Li, Shuyuan" w:date="2024-06-09T22:45:00Z">
                          <w:del w:id="704" w:author="Gu, Wanjun" w:date="2024-06-18T11:09:00Z">
                            <w:rPr>
                              <w:rFonts w:ascii="Cambria Math" w:hAnsi="Cambria Math" w:cs="Arial"/>
                            </w:rPr>
                            <m:t>B</m:t>
                          </w:del>
                        </w:ins>
                      </m:r>
                    </m:sub>
                  </m:sSub>
                  <m:r>
                    <w:ins w:id="705" w:author="Li, Shuyuan" w:date="2024-06-09T22:45:00Z">
                      <w:del w:id="706" w:author="Gu, Wanjun" w:date="2024-06-18T11:09:00Z">
                        <w:rPr>
                          <w:rFonts w:ascii="Cambria Math" w:hAnsi="Cambria Math" w:cs="Arial"/>
                        </w:rPr>
                        <m:t>-</m:t>
                      </w:del>
                    </w:ins>
                  </m:r>
                  <m:sSub>
                    <m:sSubPr>
                      <m:ctrlPr>
                        <w:ins w:id="707" w:author="Li, Shuyuan" w:date="2024-06-09T22:45:00Z">
                          <w:del w:id="708" w:author="Gu, Wanjun" w:date="2024-06-18T11:09:00Z">
                            <w:rPr>
                              <w:rFonts w:ascii="Cambria Math" w:hAnsi="Cambria Math" w:cs="Arial"/>
                              <w:i/>
                            </w:rPr>
                          </w:del>
                        </w:ins>
                      </m:ctrlPr>
                    </m:sSubPr>
                    <m:e>
                      <m:r>
                        <w:ins w:id="709" w:author="Li, Shuyuan" w:date="2024-06-09T22:45:00Z">
                          <w:del w:id="710" w:author="Gu, Wanjun" w:date="2024-06-18T11:09:00Z">
                            <w:rPr>
                              <w:rFonts w:ascii="Cambria Math" w:hAnsi="Cambria Math" w:cs="Arial"/>
                            </w:rPr>
                            <m:t>x</m:t>
                          </w:del>
                        </w:ins>
                      </m:r>
                    </m:e>
                    <m:sub>
                      <m:r>
                        <w:ins w:id="711" w:author="Li, Shuyuan" w:date="2024-06-09T22:45:00Z">
                          <w:del w:id="712" w:author="Gu, Wanjun" w:date="2024-06-18T11:09:00Z">
                            <w:rPr>
                              <w:rFonts w:ascii="Cambria Math" w:hAnsi="Cambria Math" w:cs="Arial"/>
                            </w:rPr>
                            <m:t>A</m:t>
                          </w:del>
                        </w:ins>
                      </m:r>
                    </m:sub>
                  </m:sSub>
                  <m:r>
                    <w:ins w:id="713" w:author="Li, Shuyuan" w:date="2024-06-09T22:45:00Z">
                      <w:del w:id="714" w:author="Gu, Wanjun" w:date="2024-06-18T11:09:00Z">
                        <w:rPr>
                          <w:rFonts w:ascii="Cambria Math" w:hAnsi="Cambria Math" w:cs="Arial"/>
                        </w:rPr>
                        <m:t>)</m:t>
                      </w:del>
                    </w:ins>
                  </m:r>
                </m:e>
                <m:sup>
                  <m:r>
                    <w:ins w:id="715" w:author="Li, Shuyuan" w:date="2024-06-09T22:45:00Z">
                      <w:del w:id="716" w:author="Gu, Wanjun" w:date="2024-06-18T11:09:00Z">
                        <w:rPr>
                          <w:rFonts w:ascii="Cambria Math" w:hAnsi="Cambria Math" w:cs="Arial"/>
                        </w:rPr>
                        <m:t>2</m:t>
                      </w:del>
                    </w:ins>
                  </m:r>
                </m:sup>
              </m:sSup>
              <m:r>
                <w:ins w:id="717" w:author="Li, Shuyuan" w:date="2024-06-09T22:45:00Z">
                  <w:del w:id="718" w:author="Gu, Wanjun" w:date="2024-06-18T11:09:00Z">
                    <w:rPr>
                      <w:rFonts w:ascii="Cambria Math" w:hAnsi="Cambria Math" w:cs="Arial"/>
                    </w:rPr>
                    <m:t>+</m:t>
                  </w:del>
                </w:ins>
              </m:r>
              <m:sSup>
                <m:sSupPr>
                  <m:ctrlPr>
                    <w:ins w:id="719" w:author="Li, Shuyuan" w:date="2024-06-09T22:45:00Z">
                      <w:del w:id="720" w:author="Gu, Wanjun" w:date="2024-06-18T11:09:00Z">
                        <w:rPr>
                          <w:rFonts w:ascii="Cambria Math" w:hAnsi="Cambria Math" w:cs="Arial"/>
                          <w:i/>
                        </w:rPr>
                      </w:del>
                    </w:ins>
                  </m:ctrlPr>
                </m:sSupPr>
                <m:e>
                  <m:r>
                    <w:ins w:id="721" w:author="Li, Shuyuan" w:date="2024-06-09T22:45:00Z">
                      <w:del w:id="722" w:author="Gu, Wanjun" w:date="2024-06-18T11:09:00Z">
                        <w:rPr>
                          <w:rFonts w:ascii="Cambria Math" w:hAnsi="Cambria Math" w:cs="Arial"/>
                        </w:rPr>
                        <m:t>(</m:t>
                      </w:del>
                    </w:ins>
                  </m:r>
                  <m:sSub>
                    <m:sSubPr>
                      <m:ctrlPr>
                        <w:ins w:id="723" w:author="Li, Shuyuan" w:date="2024-06-09T22:45:00Z">
                          <w:del w:id="724" w:author="Gu, Wanjun" w:date="2024-06-18T11:09:00Z">
                            <w:rPr>
                              <w:rFonts w:ascii="Cambria Math" w:hAnsi="Cambria Math" w:cs="Arial"/>
                              <w:i/>
                            </w:rPr>
                          </w:del>
                        </w:ins>
                      </m:ctrlPr>
                    </m:sSubPr>
                    <m:e>
                      <m:r>
                        <w:ins w:id="725" w:author="Li, Shuyuan" w:date="2024-06-09T22:45:00Z">
                          <w:del w:id="726" w:author="Gu, Wanjun" w:date="2024-06-18T11:09:00Z">
                            <w:rPr>
                              <w:rFonts w:ascii="Cambria Math" w:hAnsi="Cambria Math" w:cs="Arial"/>
                            </w:rPr>
                            <m:t>y</m:t>
                          </w:del>
                        </w:ins>
                      </m:r>
                    </m:e>
                    <m:sub>
                      <m:r>
                        <w:ins w:id="727" w:author="Li, Shuyuan" w:date="2024-06-09T22:45:00Z">
                          <w:del w:id="728" w:author="Gu, Wanjun" w:date="2024-06-18T11:09:00Z">
                            <w:rPr>
                              <w:rFonts w:ascii="Cambria Math" w:hAnsi="Cambria Math" w:cs="Arial"/>
                            </w:rPr>
                            <m:t>B</m:t>
                          </w:del>
                        </w:ins>
                      </m:r>
                    </m:sub>
                  </m:sSub>
                  <m:r>
                    <w:ins w:id="729" w:author="Li, Shuyuan" w:date="2024-06-09T22:45:00Z">
                      <w:del w:id="730" w:author="Gu, Wanjun" w:date="2024-06-18T11:09:00Z">
                        <w:rPr>
                          <w:rFonts w:ascii="Cambria Math" w:hAnsi="Cambria Math" w:cs="Arial"/>
                        </w:rPr>
                        <m:t>-</m:t>
                      </w:del>
                    </w:ins>
                  </m:r>
                  <m:sSub>
                    <m:sSubPr>
                      <m:ctrlPr>
                        <w:ins w:id="731" w:author="Li, Shuyuan" w:date="2024-06-09T22:45:00Z">
                          <w:del w:id="732" w:author="Gu, Wanjun" w:date="2024-06-18T11:09:00Z">
                            <w:rPr>
                              <w:rFonts w:ascii="Cambria Math" w:hAnsi="Cambria Math" w:cs="Arial"/>
                              <w:i/>
                            </w:rPr>
                          </w:del>
                        </w:ins>
                      </m:ctrlPr>
                    </m:sSubPr>
                    <m:e>
                      <m:r>
                        <w:ins w:id="733" w:author="Li, Shuyuan" w:date="2024-06-09T22:45:00Z">
                          <w:del w:id="734" w:author="Gu, Wanjun" w:date="2024-06-18T11:09:00Z">
                            <w:rPr>
                              <w:rFonts w:ascii="Cambria Math" w:hAnsi="Cambria Math" w:cs="Arial"/>
                            </w:rPr>
                            <m:t>y</m:t>
                          </w:del>
                        </w:ins>
                      </m:r>
                    </m:e>
                    <m:sub>
                      <m:r>
                        <w:ins w:id="735" w:author="Li, Shuyuan" w:date="2024-06-09T22:45:00Z">
                          <w:del w:id="736" w:author="Gu, Wanjun" w:date="2024-06-18T11:09:00Z">
                            <w:rPr>
                              <w:rFonts w:ascii="Cambria Math" w:hAnsi="Cambria Math" w:cs="Arial"/>
                            </w:rPr>
                            <m:t>A</m:t>
                          </w:del>
                        </w:ins>
                      </m:r>
                    </m:sub>
                  </m:sSub>
                  <m:r>
                    <w:ins w:id="737" w:author="Li, Shuyuan" w:date="2024-06-09T22:45:00Z">
                      <w:del w:id="738" w:author="Gu, Wanjun" w:date="2024-06-18T11:09:00Z">
                        <w:rPr>
                          <w:rFonts w:ascii="Cambria Math" w:hAnsi="Cambria Math" w:cs="Arial"/>
                        </w:rPr>
                        <m:t>)</m:t>
                      </w:del>
                    </w:ins>
                  </m:r>
                </m:e>
                <m:sup>
                  <m:r>
                    <w:ins w:id="739" w:author="Li, Shuyuan" w:date="2024-06-09T22:45:00Z">
                      <w:del w:id="740" w:author="Gu, Wanjun" w:date="2024-06-18T11:09:00Z">
                        <w:rPr>
                          <w:rFonts w:ascii="Cambria Math" w:hAnsi="Cambria Math" w:cs="Arial"/>
                        </w:rPr>
                        <m:t>2</m:t>
                      </w:del>
                    </w:ins>
                  </m:r>
                </m:sup>
              </m:sSup>
            </m:e>
          </m:rad>
        </m:oMath>
      </m:oMathPara>
    </w:p>
    <w:p w14:paraId="091D8967" w14:textId="7BE410A2" w:rsidR="00A063EC" w:rsidRPr="00E130C1" w:rsidDel="009F7A23" w:rsidRDefault="00000000" w:rsidP="00A063EC">
      <w:pPr>
        <w:rPr>
          <w:ins w:id="741" w:author="Li, Shuyuan" w:date="2024-06-09T22:45:00Z"/>
          <w:del w:id="742" w:author="Gu, Wanjun" w:date="2024-06-18T11:09:00Z"/>
          <w:rFonts w:ascii="Arial" w:hAnsi="Arial" w:cs="Arial"/>
        </w:rPr>
      </w:pPr>
      <m:oMathPara>
        <m:oMath>
          <m:sSub>
            <m:sSubPr>
              <m:ctrlPr>
                <w:ins w:id="743" w:author="Li, Shuyuan" w:date="2024-06-09T22:45:00Z">
                  <w:del w:id="744" w:author="Gu, Wanjun" w:date="2024-06-18T11:09:00Z">
                    <w:rPr>
                      <w:rFonts w:ascii="Cambria Math" w:hAnsi="Cambria Math" w:cs="Arial"/>
                      <w:i/>
                    </w:rPr>
                  </w:del>
                </w:ins>
              </m:ctrlPr>
            </m:sSubPr>
            <m:e>
              <m:r>
                <w:ins w:id="745" w:author="Li, Shuyuan" w:date="2024-06-09T22:45:00Z">
                  <w:del w:id="746" w:author="Gu, Wanjun" w:date="2024-06-18T11:09:00Z">
                    <w:rPr>
                      <w:rFonts w:ascii="Cambria Math" w:hAnsi="Cambria Math" w:cs="Arial"/>
                    </w:rPr>
                    <m:t>L</m:t>
                  </w:del>
                </w:ins>
              </m:r>
            </m:e>
            <m:sub>
              <m:r>
                <w:ins w:id="747" w:author="Li, Shuyuan" w:date="2024-06-09T22:45:00Z">
                  <w:del w:id="748" w:author="Gu, Wanjun" w:date="2024-06-18T11:09:00Z">
                    <w:rPr>
                      <w:rFonts w:ascii="Cambria Math" w:hAnsi="Cambria Math" w:cs="Arial"/>
                    </w:rPr>
                    <m:t>H</m:t>
                  </w:del>
                </w:ins>
              </m:r>
            </m:sub>
          </m:sSub>
          <m:r>
            <w:ins w:id="749" w:author="Li, Shuyuan" w:date="2024-06-09T22:45:00Z">
              <w:del w:id="750" w:author="Gu, Wanjun" w:date="2024-06-18T11:09:00Z">
                <w:rPr>
                  <w:rFonts w:ascii="Cambria Math" w:hAnsi="Cambria Math" w:cs="Arial"/>
                </w:rPr>
                <m:t>=</m:t>
              </w:del>
            </w:ins>
          </m:r>
          <m:rad>
            <m:radPr>
              <m:degHide m:val="1"/>
              <m:ctrlPr>
                <w:ins w:id="751" w:author="Li, Shuyuan" w:date="2024-06-09T22:45:00Z">
                  <w:del w:id="752" w:author="Gu, Wanjun" w:date="2024-06-18T11:09:00Z">
                    <w:rPr>
                      <w:rFonts w:ascii="Cambria Math" w:hAnsi="Cambria Math" w:cs="Arial"/>
                      <w:i/>
                    </w:rPr>
                  </w:del>
                </w:ins>
              </m:ctrlPr>
            </m:radPr>
            <m:deg/>
            <m:e>
              <m:sSup>
                <m:sSupPr>
                  <m:ctrlPr>
                    <w:ins w:id="753" w:author="Li, Shuyuan" w:date="2024-06-09T22:45:00Z">
                      <w:del w:id="754" w:author="Gu, Wanjun" w:date="2024-06-18T11:09:00Z">
                        <w:rPr>
                          <w:rFonts w:ascii="Cambria Math" w:hAnsi="Cambria Math" w:cs="Arial"/>
                          <w:i/>
                        </w:rPr>
                      </w:del>
                    </w:ins>
                  </m:ctrlPr>
                </m:sSupPr>
                <m:e>
                  <m:r>
                    <w:ins w:id="755" w:author="Li, Shuyuan" w:date="2024-06-09T22:45:00Z">
                      <w:del w:id="756" w:author="Gu, Wanjun" w:date="2024-06-18T11:09:00Z">
                        <w:rPr>
                          <w:rFonts w:ascii="Cambria Math" w:hAnsi="Cambria Math" w:cs="Arial"/>
                        </w:rPr>
                        <m:t>(</m:t>
                      </w:del>
                    </w:ins>
                  </m:r>
                  <m:sSub>
                    <m:sSubPr>
                      <m:ctrlPr>
                        <w:ins w:id="757" w:author="Li, Shuyuan" w:date="2024-06-09T22:45:00Z">
                          <w:del w:id="758" w:author="Gu, Wanjun" w:date="2024-06-18T11:09:00Z">
                            <w:rPr>
                              <w:rFonts w:ascii="Cambria Math" w:hAnsi="Cambria Math" w:cs="Arial"/>
                              <w:i/>
                            </w:rPr>
                          </w:del>
                        </w:ins>
                      </m:ctrlPr>
                    </m:sSubPr>
                    <m:e>
                      <m:r>
                        <w:ins w:id="759" w:author="Li, Shuyuan" w:date="2024-06-09T22:45:00Z">
                          <w:del w:id="760" w:author="Gu, Wanjun" w:date="2024-06-18T11:09:00Z">
                            <w:rPr>
                              <w:rFonts w:ascii="Cambria Math" w:hAnsi="Cambria Math" w:cs="Arial"/>
                            </w:rPr>
                            <m:t>x</m:t>
                          </w:del>
                        </w:ins>
                      </m:r>
                    </m:e>
                    <m:sub>
                      <m:r>
                        <w:ins w:id="761" w:author="Li, Shuyuan" w:date="2024-06-09T22:45:00Z">
                          <w:del w:id="762" w:author="Gu, Wanjun" w:date="2024-06-18T11:09:00Z">
                            <w:rPr>
                              <w:rFonts w:ascii="Cambria Math" w:hAnsi="Cambria Math" w:cs="Arial"/>
                            </w:rPr>
                            <m:t>C</m:t>
                          </w:del>
                        </w:ins>
                      </m:r>
                    </m:sub>
                  </m:sSub>
                  <m:r>
                    <w:ins w:id="763" w:author="Li, Shuyuan" w:date="2024-06-09T22:45:00Z">
                      <w:del w:id="764" w:author="Gu, Wanjun" w:date="2024-06-18T11:09:00Z">
                        <w:rPr>
                          <w:rFonts w:ascii="Cambria Math" w:hAnsi="Cambria Math" w:cs="Arial"/>
                        </w:rPr>
                        <m:t>-</m:t>
                      </w:del>
                    </w:ins>
                  </m:r>
                  <m:sSub>
                    <m:sSubPr>
                      <m:ctrlPr>
                        <w:ins w:id="765" w:author="Li, Shuyuan" w:date="2024-06-09T22:45:00Z">
                          <w:del w:id="766" w:author="Gu, Wanjun" w:date="2024-06-18T11:09:00Z">
                            <w:rPr>
                              <w:rFonts w:ascii="Cambria Math" w:hAnsi="Cambria Math" w:cs="Arial"/>
                              <w:i/>
                            </w:rPr>
                          </w:del>
                        </w:ins>
                      </m:ctrlPr>
                    </m:sSubPr>
                    <m:e>
                      <m:r>
                        <w:ins w:id="767" w:author="Li, Shuyuan" w:date="2024-06-09T22:45:00Z">
                          <w:del w:id="768" w:author="Gu, Wanjun" w:date="2024-06-18T11:09:00Z">
                            <w:rPr>
                              <w:rFonts w:ascii="Cambria Math" w:hAnsi="Cambria Math" w:cs="Arial"/>
                            </w:rPr>
                            <m:t>x</m:t>
                          </w:del>
                        </w:ins>
                      </m:r>
                    </m:e>
                    <m:sub>
                      <m:r>
                        <w:ins w:id="769" w:author="Li, Shuyuan" w:date="2024-06-09T22:45:00Z">
                          <w:del w:id="770" w:author="Gu, Wanjun" w:date="2024-06-18T11:09:00Z">
                            <w:rPr>
                              <w:rFonts w:ascii="Cambria Math" w:hAnsi="Cambria Math" w:cs="Arial"/>
                            </w:rPr>
                            <m:t>A</m:t>
                          </w:del>
                        </w:ins>
                      </m:r>
                    </m:sub>
                  </m:sSub>
                  <m:r>
                    <w:ins w:id="771" w:author="Li, Shuyuan" w:date="2024-06-09T22:45:00Z">
                      <w:del w:id="772" w:author="Gu, Wanjun" w:date="2024-06-18T11:09:00Z">
                        <w:rPr>
                          <w:rFonts w:ascii="Cambria Math" w:hAnsi="Cambria Math" w:cs="Arial"/>
                        </w:rPr>
                        <m:t>)</m:t>
                      </w:del>
                    </w:ins>
                  </m:r>
                </m:e>
                <m:sup>
                  <m:r>
                    <w:ins w:id="773" w:author="Li, Shuyuan" w:date="2024-06-09T22:45:00Z">
                      <w:del w:id="774" w:author="Gu, Wanjun" w:date="2024-06-18T11:09:00Z">
                        <w:rPr>
                          <w:rFonts w:ascii="Cambria Math" w:hAnsi="Cambria Math" w:cs="Arial"/>
                        </w:rPr>
                        <m:t>2</m:t>
                      </w:del>
                    </w:ins>
                  </m:r>
                </m:sup>
              </m:sSup>
              <m:r>
                <w:ins w:id="775" w:author="Li, Shuyuan" w:date="2024-06-09T22:45:00Z">
                  <w:del w:id="776" w:author="Gu, Wanjun" w:date="2024-06-18T11:09:00Z">
                    <w:rPr>
                      <w:rFonts w:ascii="Cambria Math" w:hAnsi="Cambria Math" w:cs="Arial"/>
                    </w:rPr>
                    <m:t>+</m:t>
                  </w:del>
                </w:ins>
              </m:r>
              <m:sSup>
                <m:sSupPr>
                  <m:ctrlPr>
                    <w:ins w:id="777" w:author="Li, Shuyuan" w:date="2024-06-09T22:45:00Z">
                      <w:del w:id="778" w:author="Gu, Wanjun" w:date="2024-06-18T11:09:00Z">
                        <w:rPr>
                          <w:rFonts w:ascii="Cambria Math" w:hAnsi="Cambria Math" w:cs="Arial"/>
                          <w:i/>
                        </w:rPr>
                      </w:del>
                    </w:ins>
                  </m:ctrlPr>
                </m:sSupPr>
                <m:e>
                  <m:r>
                    <w:ins w:id="779" w:author="Li, Shuyuan" w:date="2024-06-09T22:45:00Z">
                      <w:del w:id="780" w:author="Gu, Wanjun" w:date="2024-06-18T11:09:00Z">
                        <w:rPr>
                          <w:rFonts w:ascii="Cambria Math" w:hAnsi="Cambria Math" w:cs="Arial"/>
                        </w:rPr>
                        <m:t>(</m:t>
                      </w:del>
                    </w:ins>
                  </m:r>
                  <m:sSub>
                    <m:sSubPr>
                      <m:ctrlPr>
                        <w:ins w:id="781" w:author="Li, Shuyuan" w:date="2024-06-09T22:45:00Z">
                          <w:del w:id="782" w:author="Gu, Wanjun" w:date="2024-06-18T11:09:00Z">
                            <w:rPr>
                              <w:rFonts w:ascii="Cambria Math" w:hAnsi="Cambria Math" w:cs="Arial"/>
                              <w:i/>
                            </w:rPr>
                          </w:del>
                        </w:ins>
                      </m:ctrlPr>
                    </m:sSubPr>
                    <m:e>
                      <m:r>
                        <w:ins w:id="783" w:author="Li, Shuyuan" w:date="2024-06-09T22:45:00Z">
                          <w:del w:id="784" w:author="Gu, Wanjun" w:date="2024-06-18T11:09:00Z">
                            <w:rPr>
                              <w:rFonts w:ascii="Cambria Math" w:hAnsi="Cambria Math" w:cs="Arial"/>
                            </w:rPr>
                            <m:t>y</m:t>
                          </w:del>
                        </w:ins>
                      </m:r>
                    </m:e>
                    <m:sub>
                      <m:r>
                        <w:ins w:id="785" w:author="Li, Shuyuan" w:date="2024-06-09T22:45:00Z">
                          <w:del w:id="786" w:author="Gu, Wanjun" w:date="2024-06-18T11:09:00Z">
                            <w:rPr>
                              <w:rFonts w:ascii="Cambria Math" w:hAnsi="Cambria Math" w:cs="Arial"/>
                            </w:rPr>
                            <m:t>C</m:t>
                          </w:del>
                        </w:ins>
                      </m:r>
                    </m:sub>
                  </m:sSub>
                  <m:r>
                    <w:ins w:id="787" w:author="Li, Shuyuan" w:date="2024-06-09T22:45:00Z">
                      <w:del w:id="788" w:author="Gu, Wanjun" w:date="2024-06-18T11:09:00Z">
                        <w:rPr>
                          <w:rFonts w:ascii="Cambria Math" w:hAnsi="Cambria Math" w:cs="Arial"/>
                        </w:rPr>
                        <m:t>-</m:t>
                      </w:del>
                    </w:ins>
                  </m:r>
                  <m:sSub>
                    <m:sSubPr>
                      <m:ctrlPr>
                        <w:ins w:id="789" w:author="Li, Shuyuan" w:date="2024-06-09T22:45:00Z">
                          <w:del w:id="790" w:author="Gu, Wanjun" w:date="2024-06-18T11:09:00Z">
                            <w:rPr>
                              <w:rFonts w:ascii="Cambria Math" w:hAnsi="Cambria Math" w:cs="Arial"/>
                              <w:i/>
                            </w:rPr>
                          </w:del>
                        </w:ins>
                      </m:ctrlPr>
                    </m:sSubPr>
                    <m:e>
                      <m:r>
                        <w:ins w:id="791" w:author="Li, Shuyuan" w:date="2024-06-09T22:45:00Z">
                          <w:del w:id="792" w:author="Gu, Wanjun" w:date="2024-06-18T11:09:00Z">
                            <w:rPr>
                              <w:rFonts w:ascii="Cambria Math" w:hAnsi="Cambria Math" w:cs="Arial"/>
                            </w:rPr>
                            <m:t>y</m:t>
                          </w:del>
                        </w:ins>
                      </m:r>
                    </m:e>
                    <m:sub>
                      <m:r>
                        <w:ins w:id="793" w:author="Li, Shuyuan" w:date="2024-06-09T22:45:00Z">
                          <w:del w:id="794" w:author="Gu, Wanjun" w:date="2024-06-18T11:09:00Z">
                            <w:rPr>
                              <w:rFonts w:ascii="Cambria Math" w:hAnsi="Cambria Math" w:cs="Arial"/>
                            </w:rPr>
                            <m:t>A</m:t>
                          </w:del>
                        </w:ins>
                      </m:r>
                    </m:sub>
                  </m:sSub>
                  <m:r>
                    <w:ins w:id="795" w:author="Li, Shuyuan" w:date="2024-06-09T22:45:00Z">
                      <w:del w:id="796" w:author="Gu, Wanjun" w:date="2024-06-18T11:09:00Z">
                        <w:rPr>
                          <w:rFonts w:ascii="Cambria Math" w:hAnsi="Cambria Math" w:cs="Arial"/>
                        </w:rPr>
                        <m:t>)</m:t>
                      </w:del>
                    </w:ins>
                  </m:r>
                </m:e>
                <m:sup>
                  <m:r>
                    <w:ins w:id="797" w:author="Li, Shuyuan" w:date="2024-06-09T22:45:00Z">
                      <w:del w:id="798" w:author="Gu, Wanjun" w:date="2024-06-18T11:09:00Z">
                        <w:rPr>
                          <w:rFonts w:ascii="Cambria Math" w:hAnsi="Cambria Math" w:cs="Arial"/>
                        </w:rPr>
                        <m:t>2</m:t>
                      </w:del>
                    </w:ins>
                  </m:r>
                </m:sup>
              </m:sSup>
            </m:e>
          </m:rad>
        </m:oMath>
      </m:oMathPara>
    </w:p>
    <w:p w14:paraId="4D2CF083" w14:textId="28EFD546" w:rsidR="00A063EC" w:rsidRPr="00E130C1" w:rsidDel="009F7A23" w:rsidRDefault="00A063EC" w:rsidP="00A063EC">
      <w:pPr>
        <w:rPr>
          <w:ins w:id="799" w:author="Li, Shuyuan" w:date="2024-06-09T22:45:00Z"/>
          <w:del w:id="800" w:author="Gu, Wanjun" w:date="2024-06-18T11:09:00Z"/>
          <w:rFonts w:ascii="Arial" w:hAnsi="Arial" w:cs="Arial"/>
        </w:rPr>
      </w:pPr>
      <m:oMathPara>
        <m:oMath>
          <m:r>
            <w:ins w:id="801" w:author="Li, Shuyuan" w:date="2024-06-09T22:45:00Z">
              <w:del w:id="802" w:author="Gu, Wanjun" w:date="2024-06-18T11:09:00Z">
                <w:rPr>
                  <w:rFonts w:ascii="Cambria Math" w:hAnsi="Cambria Math" w:cs="Arial"/>
                </w:rPr>
                <m:t>D=</m:t>
              </w:del>
            </w:ins>
          </m:r>
          <m:rad>
            <m:radPr>
              <m:degHide m:val="1"/>
              <m:ctrlPr>
                <w:ins w:id="803" w:author="Li, Shuyuan" w:date="2024-06-09T22:45:00Z">
                  <w:del w:id="804" w:author="Gu, Wanjun" w:date="2024-06-18T11:09:00Z">
                    <w:rPr>
                      <w:rFonts w:ascii="Cambria Math" w:hAnsi="Cambria Math" w:cs="Arial"/>
                      <w:i/>
                    </w:rPr>
                  </w:del>
                </w:ins>
              </m:ctrlPr>
            </m:radPr>
            <m:deg/>
            <m:e>
              <m:sSubSup>
                <m:sSubSupPr>
                  <m:ctrlPr>
                    <w:ins w:id="805" w:author="Li, Shuyuan" w:date="2024-06-09T22:45:00Z">
                      <w:del w:id="806" w:author="Gu, Wanjun" w:date="2024-06-18T11:09:00Z">
                        <w:rPr>
                          <w:rFonts w:ascii="Cambria Math" w:hAnsi="Cambria Math" w:cs="Arial"/>
                          <w:i/>
                        </w:rPr>
                      </w:del>
                    </w:ins>
                  </m:ctrlPr>
                </m:sSubSupPr>
                <m:e>
                  <m:r>
                    <w:ins w:id="807" w:author="Li, Shuyuan" w:date="2024-06-09T22:45:00Z">
                      <w:del w:id="808" w:author="Gu, Wanjun" w:date="2024-06-18T11:09:00Z">
                        <w:rPr>
                          <w:rFonts w:ascii="Cambria Math" w:hAnsi="Cambria Math" w:cs="Arial"/>
                        </w:rPr>
                        <m:t>L</m:t>
                      </w:del>
                    </w:ins>
                  </m:r>
                </m:e>
                <m:sub>
                  <m:r>
                    <w:ins w:id="809" w:author="Li, Shuyuan" w:date="2024-06-09T22:45:00Z">
                      <w:del w:id="810" w:author="Gu, Wanjun" w:date="2024-06-18T11:09:00Z">
                        <w:rPr>
                          <w:rFonts w:ascii="Cambria Math" w:hAnsi="Cambria Math" w:cs="Arial"/>
                        </w:rPr>
                        <m:t>W</m:t>
                      </w:del>
                    </w:ins>
                  </m:r>
                </m:sub>
                <m:sup>
                  <m:r>
                    <w:ins w:id="811" w:author="Li, Shuyuan" w:date="2024-06-09T22:45:00Z">
                      <w:del w:id="812" w:author="Gu, Wanjun" w:date="2024-06-18T11:09:00Z">
                        <w:rPr>
                          <w:rFonts w:ascii="Cambria Math" w:hAnsi="Cambria Math" w:cs="Arial"/>
                        </w:rPr>
                        <m:t>2</m:t>
                      </w:del>
                    </w:ins>
                  </m:r>
                </m:sup>
              </m:sSubSup>
              <m:r>
                <w:ins w:id="813" w:author="Li, Shuyuan" w:date="2024-06-09T22:45:00Z">
                  <w:del w:id="814" w:author="Gu, Wanjun" w:date="2024-06-18T11:09:00Z">
                    <w:rPr>
                      <w:rFonts w:ascii="Cambria Math" w:hAnsi="Cambria Math" w:cs="Arial"/>
                    </w:rPr>
                    <m:t>+</m:t>
                  </w:del>
                </w:ins>
              </m:r>
              <m:sSubSup>
                <m:sSubSupPr>
                  <m:ctrlPr>
                    <w:ins w:id="815" w:author="Li, Shuyuan" w:date="2024-06-09T22:45:00Z">
                      <w:del w:id="816" w:author="Gu, Wanjun" w:date="2024-06-18T11:09:00Z">
                        <w:rPr>
                          <w:rFonts w:ascii="Cambria Math" w:hAnsi="Cambria Math" w:cs="Arial"/>
                          <w:i/>
                        </w:rPr>
                      </w:del>
                    </w:ins>
                  </m:ctrlPr>
                </m:sSubSupPr>
                <m:e>
                  <m:r>
                    <w:ins w:id="817" w:author="Li, Shuyuan" w:date="2024-06-09T22:45:00Z">
                      <w:del w:id="818" w:author="Gu, Wanjun" w:date="2024-06-18T11:09:00Z">
                        <w:rPr>
                          <w:rFonts w:ascii="Cambria Math" w:hAnsi="Cambria Math" w:cs="Arial"/>
                        </w:rPr>
                        <m:t>L</m:t>
                      </w:del>
                    </w:ins>
                  </m:r>
                </m:e>
                <m:sub>
                  <m:r>
                    <w:ins w:id="819" w:author="Li, Shuyuan" w:date="2024-06-09T22:45:00Z">
                      <w:del w:id="820" w:author="Gu, Wanjun" w:date="2024-06-18T11:09:00Z">
                        <w:rPr>
                          <w:rFonts w:ascii="Cambria Math" w:hAnsi="Cambria Math" w:cs="Arial"/>
                        </w:rPr>
                        <m:t>H</m:t>
                      </w:del>
                    </w:ins>
                  </m:r>
                </m:sub>
                <m:sup>
                  <m:r>
                    <w:ins w:id="821" w:author="Li, Shuyuan" w:date="2024-06-09T22:45:00Z">
                      <w:del w:id="822" w:author="Gu, Wanjun" w:date="2024-06-18T11:09:00Z">
                        <w:rPr>
                          <w:rFonts w:ascii="Cambria Math" w:hAnsi="Cambria Math" w:cs="Arial"/>
                        </w:rPr>
                        <m:t>2</m:t>
                      </w:del>
                    </w:ins>
                  </m:r>
                </m:sup>
              </m:sSubSup>
            </m:e>
          </m:rad>
        </m:oMath>
      </m:oMathPara>
    </w:p>
    <w:p w14:paraId="50139EFD" w14:textId="13D5B114" w:rsidR="00A063EC" w:rsidRPr="00E130C1" w:rsidDel="009F7A23" w:rsidRDefault="00A063EC" w:rsidP="00A063EC">
      <w:pPr>
        <w:rPr>
          <w:ins w:id="823" w:author="Li, Shuyuan" w:date="2024-06-09T22:45:00Z"/>
          <w:del w:id="824" w:author="Gu, Wanjun" w:date="2024-06-18T11:09:00Z"/>
          <w:rFonts w:ascii="Arial" w:hAnsi="Arial" w:cs="Arial"/>
        </w:rPr>
      </w:pPr>
    </w:p>
    <w:p w14:paraId="1BC7421A" w14:textId="4314FC0D" w:rsidR="00A063EC" w:rsidRPr="00E130C1" w:rsidDel="009F7A23" w:rsidRDefault="009F7A23" w:rsidP="00887B16">
      <w:pPr>
        <w:rPr>
          <w:ins w:id="825" w:author="Li, Shuyuan" w:date="2024-06-09T22:45:00Z"/>
          <w:del w:id="826" w:author="Gu, Wanjun" w:date="2024-06-18T11:09:00Z"/>
          <w:rFonts w:ascii="Arial" w:hAnsi="Arial" w:cs="Arial"/>
        </w:rPr>
        <w:pPrChange w:id="827" w:author="Gu, Wanjun" w:date="2024-06-18T11:10:00Z">
          <w:pPr/>
        </w:pPrChange>
      </w:pPr>
      <w:ins w:id="828" w:author="Gu, Wanjun" w:date="2024-06-18T11:09:00Z">
        <w:r>
          <w:rPr>
            <w:rFonts w:ascii="Arial" w:hAnsi="Arial" w:cs="Arial"/>
          </w:rPr>
          <w:br w:type="page"/>
        </w:r>
      </w:ins>
      <w:ins w:id="829" w:author="Li, Shuyuan" w:date="2024-06-09T22:45:00Z">
        <w:del w:id="830" w:author="Gu, Wanjun" w:date="2024-06-18T11:09:00Z">
          <w:r w:rsidR="00A063EC" w:rsidRPr="00E130C1" w:rsidDel="009F7A23">
            <w:rPr>
              <w:rFonts w:ascii="Arial" w:hAnsi="Arial" w:cs="Arial"/>
            </w:rPr>
            <w:lastRenderedPageBreak/>
            <w:delText xml:space="preserve">Based on the average circle center location of all healthy subjects, for any given subject, healthy or diseased, the standard circle center coordinates and circle radii can be determined using  </w:delText>
          </w:r>
        </w:del>
      </w:ins>
    </w:p>
    <w:p w14:paraId="463FB264" w14:textId="1125E45F" w:rsidR="00A063EC" w:rsidRPr="00E130C1" w:rsidDel="009F7A23" w:rsidRDefault="00A063EC" w:rsidP="009F7A23">
      <w:pPr>
        <w:rPr>
          <w:ins w:id="831" w:author="Li, Shuyuan" w:date="2024-06-09T22:45:00Z"/>
          <w:del w:id="832" w:author="Gu, Wanjun" w:date="2024-06-18T11:09:00Z"/>
          <w:rFonts w:ascii="Arial" w:hAnsi="Arial" w:cs="Arial"/>
        </w:rPr>
        <w:pPrChange w:id="833" w:author="Gu, Wanjun" w:date="2024-06-18T11:09:00Z">
          <w:pPr/>
        </w:pPrChange>
      </w:pPr>
    </w:p>
    <w:p w14:paraId="14AB8318" w14:textId="424E2BA3" w:rsidR="00A063EC" w:rsidRPr="00E130C1" w:rsidDel="009F7A23" w:rsidRDefault="00000000" w:rsidP="009F7A23">
      <w:pPr>
        <w:rPr>
          <w:ins w:id="834" w:author="Li, Shuyuan" w:date="2024-06-09T22:45:00Z"/>
          <w:del w:id="835" w:author="Gu, Wanjun" w:date="2024-06-18T11:09:00Z"/>
          <w:rFonts w:ascii="Arial" w:hAnsi="Arial" w:cs="Arial"/>
        </w:rPr>
        <w:pPrChange w:id="836" w:author="Gu, Wanjun" w:date="2024-06-18T11:09:00Z">
          <w:pPr/>
        </w:pPrChange>
      </w:pPr>
      <m:oMathPara>
        <m:oMath>
          <m:sSub>
            <m:sSubPr>
              <m:ctrlPr>
                <w:ins w:id="837" w:author="Li, Shuyuan" w:date="2024-06-09T22:45:00Z">
                  <w:del w:id="838" w:author="Gu, Wanjun" w:date="2024-06-18T11:09:00Z">
                    <w:rPr>
                      <w:rFonts w:ascii="Cambria Math" w:hAnsi="Cambria Math" w:cs="Arial"/>
                      <w:i/>
                    </w:rPr>
                  </w:del>
                </w:ins>
              </m:ctrlPr>
            </m:sSubPr>
            <m:e>
              <m:r>
                <w:ins w:id="839" w:author="Li, Shuyuan" w:date="2024-06-09T22:45:00Z">
                  <w:del w:id="840" w:author="Gu, Wanjun" w:date="2024-06-18T11:09:00Z">
                    <w:rPr>
                      <w:rFonts w:ascii="Cambria Math" w:hAnsi="Cambria Math" w:cs="Arial"/>
                    </w:rPr>
                    <m:t>x</m:t>
                  </w:del>
                </w:ins>
              </m:r>
            </m:e>
            <m:sub>
              <m:r>
                <w:ins w:id="841" w:author="Li, Shuyuan" w:date="2024-06-09T22:45:00Z">
                  <w:del w:id="842" w:author="Gu, Wanjun" w:date="2024-06-18T11:09:00Z">
                    <w:rPr>
                      <w:rFonts w:ascii="Cambria Math" w:hAnsi="Cambria Math" w:cs="Arial"/>
                    </w:rPr>
                    <m:t>o</m:t>
                  </w:del>
                </w:ins>
              </m:r>
            </m:sub>
          </m:sSub>
          <m:r>
            <w:ins w:id="843" w:author="Li, Shuyuan" w:date="2024-06-09T22:45:00Z">
              <w:del w:id="844" w:author="Gu, Wanjun" w:date="2024-06-18T11:09:00Z">
                <w:rPr>
                  <w:rFonts w:ascii="Cambria Math" w:hAnsi="Cambria Math" w:cs="Arial"/>
                </w:rPr>
                <m:t>=</m:t>
              </w:del>
            </w:ins>
          </m:r>
          <m:sSub>
            <m:sSubPr>
              <m:ctrlPr>
                <w:ins w:id="845" w:author="Li, Shuyuan" w:date="2024-06-09T22:45:00Z">
                  <w:del w:id="846" w:author="Gu, Wanjun" w:date="2024-06-18T11:09:00Z">
                    <w:rPr>
                      <w:rFonts w:ascii="Cambria Math" w:hAnsi="Cambria Math" w:cs="Arial"/>
                      <w:i/>
                    </w:rPr>
                  </w:del>
                </w:ins>
              </m:ctrlPr>
            </m:sSubPr>
            <m:e>
              <m:r>
                <w:ins w:id="847" w:author="Li, Shuyuan" w:date="2024-06-09T22:45:00Z">
                  <w:del w:id="848" w:author="Gu, Wanjun" w:date="2024-06-18T11:09:00Z">
                    <w:rPr>
                      <w:rFonts w:ascii="Cambria Math" w:hAnsi="Cambria Math" w:cs="Arial"/>
                    </w:rPr>
                    <m:t>x</m:t>
                  </w:del>
                </w:ins>
              </m:r>
            </m:e>
            <m:sub>
              <m:r>
                <w:ins w:id="849" w:author="Li, Shuyuan" w:date="2024-06-09T22:45:00Z">
                  <w:del w:id="850" w:author="Gu, Wanjun" w:date="2024-06-18T11:09:00Z">
                    <w:rPr>
                      <w:rFonts w:ascii="Cambria Math" w:hAnsi="Cambria Math" w:cs="Arial"/>
                    </w:rPr>
                    <m:t>A</m:t>
                  </w:del>
                </w:ins>
              </m:r>
            </m:sub>
          </m:sSub>
          <m:r>
            <w:ins w:id="851" w:author="Li, Shuyuan" w:date="2024-06-09T22:45:00Z">
              <w:del w:id="852" w:author="Gu, Wanjun" w:date="2024-06-18T11:09:00Z">
                <w:rPr>
                  <w:rFonts w:ascii="Cambria Math" w:hAnsi="Cambria Math" w:cs="Arial"/>
                </w:rPr>
                <m:t>+</m:t>
              </w:del>
            </w:ins>
          </m:r>
          <m:sSub>
            <m:sSubPr>
              <m:ctrlPr>
                <w:ins w:id="853" w:author="Li, Shuyuan" w:date="2024-06-09T22:45:00Z">
                  <w:del w:id="854" w:author="Gu, Wanjun" w:date="2024-06-18T11:09:00Z">
                    <w:rPr>
                      <w:rFonts w:ascii="Cambria Math" w:hAnsi="Cambria Math" w:cs="Arial"/>
                      <w:i/>
                    </w:rPr>
                  </w:del>
                </w:ins>
              </m:ctrlPr>
            </m:sSubPr>
            <m:e>
              <m:r>
                <w:ins w:id="855" w:author="Li, Shuyuan" w:date="2024-06-09T22:45:00Z">
                  <w:del w:id="856" w:author="Gu, Wanjun" w:date="2024-06-18T11:09:00Z">
                    <w:rPr>
                      <w:rFonts w:ascii="Cambria Math" w:hAnsi="Cambria Math" w:cs="Arial"/>
                    </w:rPr>
                    <m:t>f</m:t>
                  </w:del>
                </w:ins>
              </m:r>
            </m:e>
            <m:sub>
              <m:r>
                <w:ins w:id="857" w:author="Li, Shuyuan" w:date="2024-06-09T22:45:00Z">
                  <w:del w:id="858" w:author="Gu, Wanjun" w:date="2024-06-18T11:09:00Z">
                    <w:rPr>
                      <w:rFonts w:ascii="Cambria Math" w:hAnsi="Cambria Math" w:cs="Arial"/>
                    </w:rPr>
                    <m:t>ox</m:t>
                  </w:del>
                </w:ins>
              </m:r>
            </m:sub>
          </m:sSub>
          <m:sSub>
            <m:sSubPr>
              <m:ctrlPr>
                <w:ins w:id="859" w:author="Li, Shuyuan" w:date="2024-06-09T22:45:00Z">
                  <w:del w:id="860" w:author="Gu, Wanjun" w:date="2024-06-18T11:09:00Z">
                    <w:rPr>
                      <w:rFonts w:ascii="Cambria Math" w:hAnsi="Cambria Math" w:cs="Arial"/>
                      <w:i/>
                    </w:rPr>
                  </w:del>
                </w:ins>
              </m:ctrlPr>
            </m:sSubPr>
            <m:e>
              <m:r>
                <w:ins w:id="861" w:author="Li, Shuyuan" w:date="2024-06-09T22:45:00Z">
                  <w:del w:id="862" w:author="Gu, Wanjun" w:date="2024-06-18T11:09:00Z">
                    <w:rPr>
                      <w:rFonts w:ascii="Cambria Math" w:hAnsi="Cambria Math" w:cs="Arial"/>
                    </w:rPr>
                    <m:t>L</m:t>
                  </w:del>
                </w:ins>
              </m:r>
            </m:e>
            <m:sub>
              <m:r>
                <w:ins w:id="863" w:author="Li, Shuyuan" w:date="2024-06-09T22:45:00Z">
                  <w:del w:id="864" w:author="Gu, Wanjun" w:date="2024-06-18T11:09:00Z">
                    <w:rPr>
                      <w:rFonts w:ascii="Cambria Math" w:hAnsi="Cambria Math" w:cs="Arial"/>
                    </w:rPr>
                    <m:t>W</m:t>
                  </w:del>
                </w:ins>
              </m:r>
            </m:sub>
          </m:sSub>
        </m:oMath>
      </m:oMathPara>
    </w:p>
    <w:p w14:paraId="12D0DE41" w14:textId="78964E74" w:rsidR="00A063EC" w:rsidRPr="00E130C1" w:rsidDel="009F7A23" w:rsidRDefault="00000000" w:rsidP="009F7A23">
      <w:pPr>
        <w:rPr>
          <w:ins w:id="865" w:author="Li, Shuyuan" w:date="2024-06-09T22:45:00Z"/>
          <w:del w:id="866" w:author="Gu, Wanjun" w:date="2024-06-18T11:09:00Z"/>
          <w:rFonts w:ascii="Arial" w:hAnsi="Arial" w:cs="Arial"/>
        </w:rPr>
        <w:pPrChange w:id="867" w:author="Gu, Wanjun" w:date="2024-06-18T11:09:00Z">
          <w:pPr/>
        </w:pPrChange>
      </w:pPr>
      <m:oMathPara>
        <m:oMath>
          <m:sSub>
            <m:sSubPr>
              <m:ctrlPr>
                <w:ins w:id="868" w:author="Li, Shuyuan" w:date="2024-06-09T22:45:00Z">
                  <w:del w:id="869" w:author="Gu, Wanjun" w:date="2024-06-18T11:09:00Z">
                    <w:rPr>
                      <w:rFonts w:ascii="Cambria Math" w:hAnsi="Cambria Math" w:cs="Arial"/>
                      <w:i/>
                    </w:rPr>
                  </w:del>
                </w:ins>
              </m:ctrlPr>
            </m:sSubPr>
            <m:e>
              <m:r>
                <w:ins w:id="870" w:author="Li, Shuyuan" w:date="2024-06-09T22:45:00Z">
                  <w:del w:id="871" w:author="Gu, Wanjun" w:date="2024-06-18T11:09:00Z">
                    <w:rPr>
                      <w:rFonts w:ascii="Cambria Math" w:hAnsi="Cambria Math" w:cs="Arial"/>
                    </w:rPr>
                    <m:t>y</m:t>
                  </w:del>
                </w:ins>
              </m:r>
            </m:e>
            <m:sub>
              <m:r>
                <w:ins w:id="872" w:author="Li, Shuyuan" w:date="2024-06-09T22:45:00Z">
                  <w:del w:id="873" w:author="Gu, Wanjun" w:date="2024-06-18T11:09:00Z">
                    <w:rPr>
                      <w:rFonts w:ascii="Cambria Math" w:hAnsi="Cambria Math" w:cs="Arial"/>
                    </w:rPr>
                    <m:t>o</m:t>
                  </w:del>
                </w:ins>
              </m:r>
            </m:sub>
          </m:sSub>
          <m:r>
            <w:ins w:id="874" w:author="Li, Shuyuan" w:date="2024-06-09T22:45:00Z">
              <w:del w:id="875" w:author="Gu, Wanjun" w:date="2024-06-18T11:09:00Z">
                <w:rPr>
                  <w:rFonts w:ascii="Cambria Math" w:hAnsi="Cambria Math" w:cs="Arial"/>
                </w:rPr>
                <m:t>=</m:t>
              </w:del>
            </w:ins>
          </m:r>
          <m:sSub>
            <m:sSubPr>
              <m:ctrlPr>
                <w:ins w:id="876" w:author="Li, Shuyuan" w:date="2024-06-09T22:45:00Z">
                  <w:del w:id="877" w:author="Gu, Wanjun" w:date="2024-06-18T11:09:00Z">
                    <w:rPr>
                      <w:rFonts w:ascii="Cambria Math" w:hAnsi="Cambria Math" w:cs="Arial"/>
                      <w:i/>
                    </w:rPr>
                  </w:del>
                </w:ins>
              </m:ctrlPr>
            </m:sSubPr>
            <m:e>
              <m:r>
                <w:ins w:id="878" w:author="Li, Shuyuan" w:date="2024-06-09T22:45:00Z">
                  <w:del w:id="879" w:author="Gu, Wanjun" w:date="2024-06-18T11:09:00Z">
                    <w:rPr>
                      <w:rFonts w:ascii="Cambria Math" w:hAnsi="Cambria Math" w:cs="Arial"/>
                    </w:rPr>
                    <m:t>y</m:t>
                  </w:del>
                </w:ins>
              </m:r>
            </m:e>
            <m:sub>
              <m:r>
                <w:ins w:id="880" w:author="Li, Shuyuan" w:date="2024-06-09T22:45:00Z">
                  <w:del w:id="881" w:author="Gu, Wanjun" w:date="2024-06-18T11:09:00Z">
                    <w:rPr>
                      <w:rFonts w:ascii="Cambria Math" w:hAnsi="Cambria Math" w:cs="Arial"/>
                    </w:rPr>
                    <m:t>A</m:t>
                  </w:del>
                </w:ins>
              </m:r>
            </m:sub>
          </m:sSub>
          <m:r>
            <w:ins w:id="882" w:author="Li, Shuyuan" w:date="2024-06-09T22:45:00Z">
              <w:del w:id="883" w:author="Gu, Wanjun" w:date="2024-06-18T11:09:00Z">
                <w:rPr>
                  <w:rFonts w:ascii="Cambria Math" w:hAnsi="Cambria Math" w:cs="Arial"/>
                </w:rPr>
                <m:t>+</m:t>
              </w:del>
            </w:ins>
          </m:r>
          <m:sSub>
            <m:sSubPr>
              <m:ctrlPr>
                <w:ins w:id="884" w:author="Li, Shuyuan" w:date="2024-06-09T22:45:00Z">
                  <w:del w:id="885" w:author="Gu, Wanjun" w:date="2024-06-18T11:09:00Z">
                    <w:rPr>
                      <w:rFonts w:ascii="Cambria Math" w:hAnsi="Cambria Math" w:cs="Arial"/>
                      <w:i/>
                    </w:rPr>
                  </w:del>
                </w:ins>
              </m:ctrlPr>
            </m:sSubPr>
            <m:e>
              <m:r>
                <w:ins w:id="886" w:author="Li, Shuyuan" w:date="2024-06-09T22:45:00Z">
                  <w:del w:id="887" w:author="Gu, Wanjun" w:date="2024-06-18T11:09:00Z">
                    <w:rPr>
                      <w:rFonts w:ascii="Cambria Math" w:hAnsi="Cambria Math" w:cs="Arial"/>
                    </w:rPr>
                    <m:t>f</m:t>
                  </w:del>
                </w:ins>
              </m:r>
            </m:e>
            <m:sub>
              <m:r>
                <w:ins w:id="888" w:author="Li, Shuyuan" w:date="2024-06-09T22:45:00Z">
                  <w:del w:id="889" w:author="Gu, Wanjun" w:date="2024-06-18T11:09:00Z">
                    <w:rPr>
                      <w:rFonts w:ascii="Cambria Math" w:hAnsi="Cambria Math" w:cs="Arial"/>
                    </w:rPr>
                    <m:t>oy</m:t>
                  </w:del>
                </w:ins>
              </m:r>
            </m:sub>
          </m:sSub>
          <m:sSub>
            <m:sSubPr>
              <m:ctrlPr>
                <w:ins w:id="890" w:author="Li, Shuyuan" w:date="2024-06-09T22:45:00Z">
                  <w:del w:id="891" w:author="Gu, Wanjun" w:date="2024-06-18T11:09:00Z">
                    <w:rPr>
                      <w:rFonts w:ascii="Cambria Math" w:hAnsi="Cambria Math" w:cs="Arial"/>
                      <w:i/>
                    </w:rPr>
                  </w:del>
                </w:ins>
              </m:ctrlPr>
            </m:sSubPr>
            <m:e>
              <m:r>
                <w:ins w:id="892" w:author="Li, Shuyuan" w:date="2024-06-09T22:45:00Z">
                  <w:del w:id="893" w:author="Gu, Wanjun" w:date="2024-06-18T11:09:00Z">
                    <w:rPr>
                      <w:rFonts w:ascii="Cambria Math" w:hAnsi="Cambria Math" w:cs="Arial"/>
                    </w:rPr>
                    <m:t>L</m:t>
                  </w:del>
                </w:ins>
              </m:r>
            </m:e>
            <m:sub>
              <m:r>
                <w:ins w:id="894" w:author="Li, Shuyuan" w:date="2024-06-09T22:45:00Z">
                  <w:del w:id="895" w:author="Gu, Wanjun" w:date="2024-06-18T11:09:00Z">
                    <w:rPr>
                      <w:rFonts w:ascii="Cambria Math" w:hAnsi="Cambria Math" w:cs="Arial"/>
                    </w:rPr>
                    <m:t>H</m:t>
                  </w:del>
                </w:ins>
              </m:r>
            </m:sub>
          </m:sSub>
        </m:oMath>
      </m:oMathPara>
    </w:p>
    <w:p w14:paraId="71EB0F5E" w14:textId="2287E59D" w:rsidR="00A063EC" w:rsidRPr="00E130C1" w:rsidDel="009F7A23" w:rsidRDefault="00A063EC" w:rsidP="009F7A23">
      <w:pPr>
        <w:rPr>
          <w:ins w:id="896" w:author="Li, Shuyuan" w:date="2024-06-09T22:45:00Z"/>
          <w:del w:id="897" w:author="Gu, Wanjun" w:date="2024-06-18T11:09:00Z"/>
          <w:rFonts w:ascii="Arial" w:hAnsi="Arial" w:cs="Arial"/>
        </w:rPr>
        <w:pPrChange w:id="898" w:author="Gu, Wanjun" w:date="2024-06-18T11:09:00Z">
          <w:pPr/>
        </w:pPrChange>
      </w:pPr>
      <m:oMathPara>
        <m:oMath>
          <m:r>
            <w:ins w:id="899" w:author="Li, Shuyuan" w:date="2024-06-09T22:45:00Z">
              <w:del w:id="900" w:author="Gu, Wanjun" w:date="2024-06-18T11:09:00Z">
                <w:rPr>
                  <w:rFonts w:ascii="Cambria Math" w:hAnsi="Cambria Math" w:cs="Arial"/>
                </w:rPr>
                <m:t>R=</m:t>
              </w:del>
            </w:ins>
          </m:r>
          <m:sSub>
            <m:sSubPr>
              <m:ctrlPr>
                <w:ins w:id="901" w:author="Li, Shuyuan" w:date="2024-06-09T22:45:00Z">
                  <w:del w:id="902" w:author="Gu, Wanjun" w:date="2024-06-18T11:09:00Z">
                    <w:rPr>
                      <w:rFonts w:ascii="Cambria Math" w:hAnsi="Cambria Math" w:cs="Arial"/>
                      <w:i/>
                    </w:rPr>
                  </w:del>
                </w:ins>
              </m:ctrlPr>
            </m:sSubPr>
            <m:e>
              <m:r>
                <w:ins w:id="903" w:author="Li, Shuyuan" w:date="2024-06-09T22:45:00Z">
                  <w:del w:id="904" w:author="Gu, Wanjun" w:date="2024-06-18T11:09:00Z">
                    <w:rPr>
                      <w:rFonts w:ascii="Cambria Math" w:hAnsi="Cambria Math" w:cs="Arial"/>
                    </w:rPr>
                    <m:t>f</m:t>
                  </w:del>
                </w:ins>
              </m:r>
            </m:e>
            <m:sub>
              <m:r>
                <w:ins w:id="905" w:author="Li, Shuyuan" w:date="2024-06-09T22:45:00Z">
                  <w:del w:id="906" w:author="Gu, Wanjun" w:date="2024-06-18T11:09:00Z">
                    <w:rPr>
                      <w:rFonts w:ascii="Cambria Math" w:hAnsi="Cambria Math" w:cs="Arial"/>
                    </w:rPr>
                    <m:t>R</m:t>
                  </w:del>
                </w:ins>
              </m:r>
            </m:sub>
          </m:sSub>
          <m:r>
            <w:ins w:id="907" w:author="Li, Shuyuan" w:date="2024-06-09T22:45:00Z">
              <w:del w:id="908" w:author="Gu, Wanjun" w:date="2024-06-18T11:09:00Z">
                <w:rPr>
                  <w:rFonts w:ascii="Cambria Math" w:hAnsi="Cambria Math" w:cs="Arial"/>
                </w:rPr>
                <m:t>D</m:t>
              </w:del>
            </w:ins>
          </m:r>
        </m:oMath>
      </m:oMathPara>
    </w:p>
    <w:p w14:paraId="61B98C59" w14:textId="52806A9C" w:rsidR="00A063EC" w:rsidRPr="00E130C1" w:rsidDel="009F7A23" w:rsidRDefault="00A063EC" w:rsidP="009F7A23">
      <w:pPr>
        <w:rPr>
          <w:ins w:id="909" w:author="Li, Shuyuan" w:date="2024-06-09T22:45:00Z"/>
          <w:del w:id="910" w:author="Gu, Wanjun" w:date="2024-06-18T11:09:00Z"/>
          <w:rFonts w:ascii="Arial" w:hAnsi="Arial" w:cs="Arial"/>
        </w:rPr>
        <w:pPrChange w:id="911" w:author="Gu, Wanjun" w:date="2024-06-18T11:09:00Z">
          <w:pPr/>
        </w:pPrChange>
      </w:pPr>
    </w:p>
    <w:p w14:paraId="264A0E45" w14:textId="29215D45" w:rsidR="00A063EC" w:rsidRPr="00E130C1" w:rsidDel="009F7A23" w:rsidRDefault="00A063EC" w:rsidP="009F7A23">
      <w:pPr>
        <w:rPr>
          <w:ins w:id="912" w:author="Li, Shuyuan" w:date="2024-06-09T22:45:00Z"/>
          <w:del w:id="913" w:author="Gu, Wanjun" w:date="2024-06-18T11:09:00Z"/>
          <w:rFonts w:ascii="Arial" w:hAnsi="Arial" w:cs="Arial"/>
        </w:rPr>
        <w:pPrChange w:id="914" w:author="Gu, Wanjun" w:date="2024-06-18T11:09:00Z">
          <w:pPr/>
        </w:pPrChange>
      </w:pPr>
      <w:ins w:id="915" w:author="Li, Shuyuan" w:date="2024-06-09T22:45:00Z">
        <w:del w:id="916" w:author="Gu, Wanjun" w:date="2024-06-18T11:09:00Z">
          <w:r w:rsidRPr="00E130C1" w:rsidDel="009F7A23">
            <w:rPr>
              <w:rFonts w:ascii="Arial" w:hAnsi="Arial" w:cs="Arial"/>
            </w:rPr>
            <w:delText xml:space="preserve">where </w:delText>
          </w:r>
        </w:del>
      </w:ins>
      <m:oMath>
        <m:sSub>
          <m:sSubPr>
            <m:ctrlPr>
              <w:ins w:id="917" w:author="Li, Shuyuan" w:date="2024-06-09T22:45:00Z">
                <w:del w:id="918" w:author="Gu, Wanjun" w:date="2024-06-18T11:09:00Z">
                  <w:rPr>
                    <w:rFonts w:ascii="Cambria Math" w:hAnsi="Cambria Math" w:cs="Arial"/>
                    <w:i/>
                  </w:rPr>
                </w:del>
              </w:ins>
            </m:ctrlPr>
          </m:sSubPr>
          <m:e>
            <m:r>
              <w:ins w:id="919" w:author="Li, Shuyuan" w:date="2024-06-09T22:45:00Z">
                <w:del w:id="920" w:author="Gu, Wanjun" w:date="2024-06-18T11:09:00Z">
                  <w:rPr>
                    <w:rFonts w:ascii="Cambria Math" w:hAnsi="Cambria Math" w:cs="Arial"/>
                  </w:rPr>
                  <m:t>f</m:t>
                </w:del>
              </w:ins>
            </m:r>
          </m:e>
          <m:sub>
            <m:r>
              <w:ins w:id="921" w:author="Li, Shuyuan" w:date="2024-06-09T22:45:00Z">
                <w:del w:id="922" w:author="Gu, Wanjun" w:date="2024-06-18T11:09:00Z">
                  <w:rPr>
                    <w:rFonts w:ascii="Cambria Math" w:hAnsi="Cambria Math" w:cs="Arial"/>
                  </w:rPr>
                  <m:t>ox</m:t>
                </w:del>
              </w:ins>
            </m:r>
          </m:sub>
        </m:sSub>
        <m:r>
          <w:ins w:id="923" w:author="Li, Shuyuan" w:date="2024-06-09T22:45:00Z">
            <w:del w:id="924" w:author="Gu, Wanjun" w:date="2024-06-18T11:09:00Z">
              <w:rPr>
                <w:rFonts w:ascii="Cambria Math" w:hAnsi="Cambria Math" w:cs="Arial"/>
              </w:rPr>
              <m:t xml:space="preserve">, </m:t>
            </w:del>
          </w:ins>
        </m:r>
        <m:sSub>
          <m:sSubPr>
            <m:ctrlPr>
              <w:ins w:id="925" w:author="Li, Shuyuan" w:date="2024-06-09T22:45:00Z">
                <w:del w:id="926" w:author="Gu, Wanjun" w:date="2024-06-18T11:09:00Z">
                  <w:rPr>
                    <w:rFonts w:ascii="Cambria Math" w:hAnsi="Cambria Math" w:cs="Arial"/>
                    <w:i/>
                  </w:rPr>
                </w:del>
              </w:ins>
            </m:ctrlPr>
          </m:sSubPr>
          <m:e>
            <m:r>
              <w:ins w:id="927" w:author="Li, Shuyuan" w:date="2024-06-09T22:45:00Z">
                <w:del w:id="928" w:author="Gu, Wanjun" w:date="2024-06-18T11:09:00Z">
                  <w:rPr>
                    <w:rFonts w:ascii="Cambria Math" w:hAnsi="Cambria Math" w:cs="Arial"/>
                  </w:rPr>
                  <m:t>f</m:t>
                </w:del>
              </w:ins>
            </m:r>
          </m:e>
          <m:sub>
            <m:r>
              <w:ins w:id="929" w:author="Li, Shuyuan" w:date="2024-06-09T22:45:00Z">
                <w:del w:id="930" w:author="Gu, Wanjun" w:date="2024-06-18T11:09:00Z">
                  <w:rPr>
                    <w:rFonts w:ascii="Cambria Math" w:hAnsi="Cambria Math" w:cs="Arial"/>
                  </w:rPr>
                  <m:t>oy</m:t>
                </w:del>
              </w:ins>
            </m:r>
          </m:sub>
        </m:sSub>
        <m:r>
          <w:ins w:id="931" w:author="Li, Shuyuan" w:date="2024-06-09T22:45:00Z">
            <w:del w:id="932" w:author="Gu, Wanjun" w:date="2024-06-18T11:09:00Z">
              <w:rPr>
                <w:rFonts w:ascii="Cambria Math" w:hAnsi="Cambria Math" w:cs="Arial"/>
              </w:rPr>
              <m:t>,</m:t>
            </w:del>
          </w:ins>
        </m:r>
      </m:oMath>
      <w:ins w:id="933" w:author="Li, Shuyuan" w:date="2024-06-09T22:45:00Z">
        <w:del w:id="934" w:author="Gu, Wanjun" w:date="2024-06-18T11:09:00Z">
          <w:r w:rsidRPr="00E130C1" w:rsidDel="009F7A23">
            <w:rPr>
              <w:rFonts w:ascii="Arial" w:hAnsi="Arial" w:cs="Arial"/>
            </w:rPr>
            <w:delText xml:space="preserve"> and </w:delText>
          </w:r>
        </w:del>
      </w:ins>
      <m:oMath>
        <m:sSub>
          <m:sSubPr>
            <m:ctrlPr>
              <w:ins w:id="935" w:author="Li, Shuyuan" w:date="2024-06-09T22:45:00Z">
                <w:del w:id="936" w:author="Gu, Wanjun" w:date="2024-06-18T11:09:00Z">
                  <w:rPr>
                    <w:rFonts w:ascii="Cambria Math" w:hAnsi="Cambria Math" w:cs="Arial"/>
                    <w:i/>
                  </w:rPr>
                </w:del>
              </w:ins>
            </m:ctrlPr>
          </m:sSubPr>
          <m:e>
            <m:r>
              <w:ins w:id="937" w:author="Li, Shuyuan" w:date="2024-06-09T22:45:00Z">
                <w:del w:id="938" w:author="Gu, Wanjun" w:date="2024-06-18T11:09:00Z">
                  <w:rPr>
                    <w:rFonts w:ascii="Cambria Math" w:hAnsi="Cambria Math" w:cs="Arial"/>
                  </w:rPr>
                  <m:t>f</m:t>
                </w:del>
              </w:ins>
            </m:r>
          </m:e>
          <m:sub>
            <m:r>
              <w:ins w:id="939" w:author="Li, Shuyuan" w:date="2024-06-09T22:45:00Z">
                <w:del w:id="940" w:author="Gu, Wanjun" w:date="2024-06-18T11:09:00Z">
                  <w:rPr>
                    <w:rFonts w:ascii="Cambria Math" w:hAnsi="Cambria Math" w:cs="Arial"/>
                  </w:rPr>
                  <m:t>R</m:t>
                </w:del>
              </w:ins>
            </m:r>
          </m:sub>
        </m:sSub>
      </m:oMath>
      <w:ins w:id="941" w:author="Li, Shuyuan" w:date="2024-06-09T22:45:00Z">
        <w:del w:id="942" w:author="Gu, Wanjun" w:date="2024-06-18T11:09:00Z">
          <w:r w:rsidRPr="00E130C1" w:rsidDel="009F7A23">
            <w:rPr>
              <w:rFonts w:ascii="Arial" w:hAnsi="Arial" w:cs="Arial"/>
            </w:rPr>
            <w:delText xml:space="preserve"> are parameters fitted from the </w:delText>
          </w:r>
        </w:del>
      </w:ins>
      <w:ins w:id="943" w:author="Li, Shuyuan" w:date="2024-06-11T22:01:00Z">
        <w:del w:id="944" w:author="Gu, Wanjun" w:date="2024-06-18T11:09:00Z">
          <w:r w:rsidR="00BA2CED" w:rsidRPr="00E130C1" w:rsidDel="009F7A23">
            <w:rPr>
              <w:rFonts w:ascii="Arial" w:hAnsi="Arial" w:cs="Arial"/>
            </w:rPr>
            <w:delText>control feet</w:delText>
          </w:r>
        </w:del>
      </w:ins>
      <w:ins w:id="945" w:author="Li, Shuyuan" w:date="2024-06-09T22:45:00Z">
        <w:del w:id="946" w:author="Gu, Wanjun" w:date="2024-06-18T11:09:00Z">
          <w:r w:rsidRPr="00E130C1" w:rsidDel="009F7A23">
            <w:rPr>
              <w:rFonts w:ascii="Arial" w:hAnsi="Arial" w:cs="Arial"/>
            </w:rPr>
            <w:delText>.</w:delText>
          </w:r>
        </w:del>
      </w:ins>
    </w:p>
    <w:p w14:paraId="7018BE14" w14:textId="60E01C6C" w:rsidR="00A063EC" w:rsidRPr="00E130C1" w:rsidDel="009F7A23" w:rsidRDefault="00DF2216" w:rsidP="009F7A23">
      <w:pPr>
        <w:rPr>
          <w:del w:id="947" w:author="Gu, Wanjun" w:date="2024-06-18T11:09:00Z"/>
          <w:rFonts w:ascii="Arial" w:hAnsi="Arial" w:cs="Arial"/>
          <w:b/>
          <w:bCs/>
          <w:rPrChange w:id="948" w:author="Gu, Wanjun" w:date="2024-06-18T10:56:00Z">
            <w:rPr>
              <w:del w:id="949" w:author="Gu, Wanjun" w:date="2024-06-18T11:09:00Z"/>
              <w:rFonts w:ascii="Arial" w:hAnsi="Arial" w:cs="Arial"/>
            </w:rPr>
          </w:rPrChange>
        </w:rPr>
        <w:pPrChange w:id="950" w:author="Gu, Wanjun" w:date="2024-06-18T11:09:00Z">
          <w:pPr>
            <w:pStyle w:val="paragraph"/>
            <w:spacing w:before="0" w:after="0"/>
            <w:textAlignment w:val="baseline"/>
          </w:pPr>
        </w:pPrChange>
      </w:pPr>
      <w:ins w:id="951" w:author="Li, Shuyuan" w:date="2024-06-09T22:47:00Z">
        <w:del w:id="952" w:author="Gu, Wanjun" w:date="2024-06-18T11:09:00Z">
          <w:r w:rsidRPr="00E130C1" w:rsidDel="009F7A23">
            <w:rPr>
              <w:rFonts w:ascii="Arial" w:hAnsi="Arial" w:cs="Arial"/>
              <w:b/>
              <w:bCs/>
              <w:rPrChange w:id="953" w:author="Gu, Wanjun" w:date="2024-06-18T10:56:00Z">
                <w:rPr>
                  <w:rFonts w:ascii="Arial" w:hAnsi="Arial" w:cs="Arial"/>
                </w:rPr>
              </w:rPrChange>
            </w:rPr>
            <w:delText xml:space="preserve">Developing the </w:delText>
          </w:r>
          <w:r w:rsidRPr="00E130C1" w:rsidDel="009F7A23">
            <w:rPr>
              <w:rFonts w:ascii="Arial" w:hAnsi="Arial" w:cs="Arial"/>
              <w:b/>
              <w:bCs/>
              <w:rPrChange w:id="954" w:author="Gu, Wanjun" w:date="2024-06-18T10:56:00Z">
                <w:rPr>
                  <w:b/>
                  <w:bCs/>
                </w:rPr>
              </w:rPrChange>
            </w:rPr>
            <w:delText>Pathologic Achilles Insertion Angle (PAIA)</w:delText>
          </w:r>
        </w:del>
      </w:ins>
    </w:p>
    <w:p w14:paraId="58782E5D" w14:textId="0DFEACBE" w:rsidR="00140ABF" w:rsidRPr="00E130C1" w:rsidDel="009F7A23" w:rsidRDefault="00A67EBB" w:rsidP="009F7A23">
      <w:pPr>
        <w:rPr>
          <w:ins w:id="955" w:author="Li, Shuyuan" w:date="2024-06-09T22:32:00Z"/>
          <w:del w:id="956" w:author="Gu, Wanjun" w:date="2024-06-18T11:09:00Z"/>
          <w:rFonts w:ascii="Arial" w:hAnsi="Arial" w:cs="Arial"/>
        </w:rPr>
        <w:pPrChange w:id="957" w:author="Gu, Wanjun" w:date="2024-06-18T11:09:00Z">
          <w:pPr>
            <w:jc w:val="both"/>
          </w:pPr>
        </w:pPrChange>
      </w:pPr>
      <w:del w:id="958" w:author="Gu, Wanjun" w:date="2024-06-18T11:09:00Z">
        <w:r w:rsidRPr="00E130C1" w:rsidDel="009F7A23">
          <w:rPr>
            <w:rFonts w:ascii="Arial" w:hAnsi="Arial" w:cs="Arial"/>
          </w:rPr>
          <w:delText xml:space="preserve">The </w:delText>
        </w:r>
      </w:del>
      <w:ins w:id="959" w:author="Li, Shuyuan" w:date="2024-06-11T22:07:00Z">
        <w:del w:id="960" w:author="Gu, Wanjun" w:date="2024-06-18T11:09:00Z">
          <w:r w:rsidR="00CC728A" w:rsidRPr="00E130C1" w:rsidDel="009F7A23">
            <w:rPr>
              <w:rFonts w:ascii="Arial" w:hAnsi="Arial" w:cs="Arial"/>
            </w:rPr>
            <w:delText>enlarged</w:delText>
          </w:r>
        </w:del>
      </w:ins>
      <w:del w:id="961" w:author="Gu, Wanjun" w:date="2024-06-18T11:09:00Z">
        <w:r w:rsidRPr="00E130C1" w:rsidDel="009F7A23">
          <w:rPr>
            <w:rFonts w:ascii="Arial" w:hAnsi="Arial" w:cs="Arial"/>
          </w:rPr>
          <w:delText xml:space="preserve">diseased </w:delText>
        </w:r>
      </w:del>
      <w:ins w:id="962" w:author="Li, Shuyuan" w:date="2024-06-09T21:37:00Z">
        <w:del w:id="963" w:author="Gu, Wanjun" w:date="2024-06-18T11:09:00Z">
          <w:r w:rsidR="00671D0C" w:rsidRPr="00E130C1" w:rsidDel="009F7A23">
            <w:rPr>
              <w:rFonts w:ascii="Arial" w:hAnsi="Arial" w:cs="Arial"/>
            </w:rPr>
            <w:delText>calcaneal</w:delText>
          </w:r>
        </w:del>
      </w:ins>
      <w:del w:id="964" w:author="Gu, Wanjun" w:date="2024-06-18T11:09:00Z">
        <w:r w:rsidR="00EF5A81" w:rsidRPr="00E130C1" w:rsidDel="009F7A23">
          <w:rPr>
            <w:rFonts w:ascii="Arial" w:hAnsi="Arial" w:cs="Arial"/>
          </w:rPr>
          <w:delText xml:space="preserve">posterior </w:delText>
        </w:r>
        <w:r w:rsidRPr="00E130C1" w:rsidDel="009F7A23">
          <w:rPr>
            <w:rFonts w:ascii="Arial" w:hAnsi="Arial" w:cs="Arial"/>
          </w:rPr>
          <w:delText>tuberosit</w:delText>
        </w:r>
        <w:r w:rsidR="00A543EA" w:rsidRPr="00E130C1" w:rsidDel="009F7A23">
          <w:rPr>
            <w:rFonts w:ascii="Arial" w:hAnsi="Arial" w:cs="Arial"/>
          </w:rPr>
          <w:delText>ies</w:delText>
        </w:r>
        <w:r w:rsidRPr="00E130C1" w:rsidDel="009F7A23">
          <w:rPr>
            <w:rFonts w:ascii="Arial" w:hAnsi="Arial" w:cs="Arial"/>
          </w:rPr>
          <w:delText xml:space="preserve"> of </w:delText>
        </w:r>
      </w:del>
      <w:ins w:id="965" w:author="Li, Shuyuan" w:date="2024-06-09T22:07:00Z">
        <w:del w:id="966" w:author="Gu, Wanjun" w:date="2024-06-18T11:09:00Z">
          <w:r w:rsidR="004079D9" w:rsidRPr="00E130C1" w:rsidDel="009F7A23">
            <w:rPr>
              <w:rFonts w:ascii="Arial" w:hAnsi="Arial" w:cs="Arial"/>
            </w:rPr>
            <w:delText xml:space="preserve">the </w:delText>
          </w:r>
        </w:del>
      </w:ins>
      <w:del w:id="967" w:author="Gu, Wanjun" w:date="2024-06-18T11:09:00Z">
        <w:r w:rsidRPr="00E130C1" w:rsidDel="009F7A23">
          <w:rPr>
            <w:rFonts w:ascii="Arial" w:hAnsi="Arial" w:cs="Arial"/>
            <w:color w:val="000000" w:themeColor="text1"/>
          </w:rPr>
          <w:delText xml:space="preserve">40 </w:delText>
        </w:r>
        <w:r w:rsidR="00D05D75" w:rsidRPr="00E130C1" w:rsidDel="009F7A23">
          <w:rPr>
            <w:rFonts w:ascii="Arial" w:hAnsi="Arial" w:cs="Arial"/>
            <w:color w:val="000000" w:themeColor="text1"/>
          </w:rPr>
          <w:delText xml:space="preserve">feet </w:delText>
        </w:r>
        <w:r w:rsidRPr="00E130C1" w:rsidDel="009F7A23">
          <w:rPr>
            <w:rFonts w:ascii="Arial" w:hAnsi="Arial" w:cs="Arial"/>
          </w:rPr>
          <w:delText>with IAT w</w:delText>
        </w:r>
        <w:r w:rsidR="00A543EA" w:rsidRPr="00E130C1" w:rsidDel="009F7A23">
          <w:rPr>
            <w:rFonts w:ascii="Arial" w:hAnsi="Arial" w:cs="Arial"/>
          </w:rPr>
          <w:delText>ere</w:delText>
        </w:r>
        <w:r w:rsidRPr="00E130C1" w:rsidDel="009F7A23">
          <w:rPr>
            <w:rFonts w:ascii="Arial" w:hAnsi="Arial" w:cs="Arial"/>
          </w:rPr>
          <w:delText xml:space="preserve"> then outlined using the same </w:delText>
        </w:r>
      </w:del>
      <w:ins w:id="968" w:author="Li, Shuyuan" w:date="2024-06-09T22:07:00Z">
        <w:del w:id="969" w:author="Gu, Wanjun" w:date="2024-06-18T11:09:00Z">
          <w:r w:rsidR="004079D9" w:rsidRPr="00E130C1" w:rsidDel="009F7A23">
            <w:rPr>
              <w:rFonts w:ascii="Arial" w:hAnsi="Arial" w:cs="Arial"/>
            </w:rPr>
            <w:delText xml:space="preserve">rectangle circumscription &amp; mapping method </w:delText>
          </w:r>
        </w:del>
      </w:ins>
      <w:del w:id="970" w:author="Gu, Wanjun" w:date="2024-06-18T11:09:00Z">
        <w:r w:rsidRPr="00E130C1" w:rsidDel="009F7A23">
          <w:rPr>
            <w:rFonts w:ascii="Arial" w:hAnsi="Arial" w:cs="Arial"/>
          </w:rPr>
          <w:delText xml:space="preserve">90 points described in Table 1 </w:delText>
        </w:r>
      </w:del>
      <w:ins w:id="971" w:author="Li, Shuyuan" w:date="2024-06-09T22:24:00Z">
        <w:del w:id="972" w:author="Gu, Wanjun" w:date="2024-06-18T11:09:00Z">
          <w:r w:rsidR="000503AE" w:rsidRPr="00E130C1" w:rsidDel="009F7A23">
            <w:rPr>
              <w:rFonts w:ascii="Arial" w:hAnsi="Arial" w:cs="Arial"/>
            </w:rPr>
            <w:delText xml:space="preserve">and intentionally not to include </w:delText>
          </w:r>
        </w:del>
      </w:ins>
      <w:ins w:id="973" w:author="Li, Shuyuan" w:date="2024-06-09T22:26:00Z">
        <w:del w:id="974" w:author="Gu, Wanjun" w:date="2024-06-18T11:09:00Z">
          <w:r w:rsidR="00DF5B79" w:rsidRPr="00E130C1" w:rsidDel="009F7A23">
            <w:rPr>
              <w:rFonts w:ascii="Arial" w:hAnsi="Arial" w:cs="Arial"/>
            </w:rPr>
            <w:delText>the enlargement (osteophyte, calcification</w:delText>
          </w:r>
        </w:del>
      </w:ins>
      <w:ins w:id="975" w:author="Li, Shuyuan" w:date="2024-06-09T22:27:00Z">
        <w:del w:id="976" w:author="Gu, Wanjun" w:date="2024-06-18T11:09:00Z">
          <w:r w:rsidR="00DF5B79" w:rsidRPr="00E130C1" w:rsidDel="009F7A23">
            <w:rPr>
              <w:rFonts w:ascii="Arial" w:hAnsi="Arial" w:cs="Arial"/>
            </w:rPr>
            <w:delText xml:space="preserve">) of the calcaneal tuberosity. </w:delText>
          </w:r>
        </w:del>
      </w:ins>
      <w:ins w:id="977" w:author="Li, Shuyuan" w:date="2024-06-09T22:29:00Z">
        <w:del w:id="978" w:author="Gu, Wanjun" w:date="2024-06-18T11:09:00Z">
          <w:r w:rsidR="00140ABF" w:rsidRPr="00E130C1" w:rsidDel="009F7A23">
            <w:rPr>
              <w:rFonts w:ascii="Arial" w:hAnsi="Arial" w:cs="Arial"/>
            </w:rPr>
            <w:delText>For these diseased feet with IAT</w:delText>
          </w:r>
        </w:del>
      </w:ins>
      <w:ins w:id="979" w:author="Li, Shuyuan" w:date="2024-06-09T22:28:00Z">
        <w:del w:id="980" w:author="Gu, Wanjun" w:date="2024-06-18T11:09:00Z">
          <w:r w:rsidR="00140ABF" w:rsidRPr="00E130C1" w:rsidDel="009F7A23">
            <w:rPr>
              <w:rFonts w:ascii="Arial" w:hAnsi="Arial" w:cs="Arial"/>
            </w:rPr>
            <w:delText xml:space="preserve">, only the rectangle </w:delText>
          </w:r>
        </w:del>
      </w:ins>
      <w:ins w:id="981" w:author="Li, Shuyuan" w:date="2024-06-09T22:29:00Z">
        <w:del w:id="982" w:author="Gu, Wanjun" w:date="2024-06-18T11:09:00Z">
          <w:r w:rsidR="00140ABF" w:rsidRPr="00E130C1" w:rsidDel="009F7A23">
            <w:rPr>
              <w:rFonts w:ascii="Arial" w:hAnsi="Arial" w:cs="Arial"/>
            </w:rPr>
            <w:delText>and the anatomical markers needed to be plotted</w:delText>
          </w:r>
        </w:del>
      </w:ins>
      <w:ins w:id="983" w:author="Li, Shuyuan" w:date="2024-06-09T22:30:00Z">
        <w:del w:id="984" w:author="Gu, Wanjun" w:date="2024-06-18T11:09:00Z">
          <w:r w:rsidR="00140ABF" w:rsidRPr="00E130C1" w:rsidDel="009F7A23">
            <w:rPr>
              <w:rFonts w:ascii="Arial" w:hAnsi="Arial" w:cs="Arial"/>
            </w:rPr>
            <w:delText xml:space="preserve"> </w:delText>
          </w:r>
        </w:del>
      </w:ins>
      <w:ins w:id="985" w:author="Li, Shuyuan" w:date="2024-06-11T20:05:00Z">
        <w:del w:id="986" w:author="Gu, Wanjun" w:date="2024-06-18T11:09:00Z">
          <w:r w:rsidR="00370FF4" w:rsidRPr="00E130C1" w:rsidDel="009F7A23">
            <w:rPr>
              <w:rFonts w:ascii="Arial" w:hAnsi="Arial" w:cs="Arial"/>
            </w:rPr>
            <w:delText xml:space="preserve">with the goal </w:delText>
          </w:r>
        </w:del>
      </w:ins>
      <w:ins w:id="987" w:author="Li, Shuyuan" w:date="2024-06-11T20:44:00Z">
        <w:del w:id="988" w:author="Gu, Wanjun" w:date="2024-06-18T11:09:00Z">
          <w:r w:rsidR="005A42E1" w:rsidRPr="00E130C1" w:rsidDel="009F7A23">
            <w:rPr>
              <w:rFonts w:ascii="Arial" w:hAnsi="Arial" w:cs="Arial"/>
            </w:rPr>
            <w:delText>of collecting</w:delText>
          </w:r>
        </w:del>
      </w:ins>
      <w:ins w:id="989" w:author="Li, Shuyuan" w:date="2024-06-09T22:30:00Z">
        <w:del w:id="990" w:author="Gu, Wanjun" w:date="2024-06-18T11:09:00Z">
          <w:r w:rsidR="00140ABF" w:rsidRPr="00E130C1" w:rsidDel="009F7A23">
            <w:rPr>
              <w:rFonts w:ascii="Arial" w:hAnsi="Arial" w:cs="Arial"/>
            </w:rPr>
            <w:delText xml:space="preserve"> dimension</w:delText>
          </w:r>
        </w:del>
      </w:ins>
      <w:ins w:id="991" w:author="Li, Shuyuan" w:date="2024-06-11T20:05:00Z">
        <w:del w:id="992" w:author="Gu, Wanjun" w:date="2024-06-18T11:09:00Z">
          <w:r w:rsidR="00370FF4" w:rsidRPr="00E130C1" w:rsidDel="009F7A23">
            <w:rPr>
              <w:rFonts w:ascii="Arial" w:hAnsi="Arial" w:cs="Arial"/>
            </w:rPr>
            <w:delText xml:space="preserve">al information </w:delText>
          </w:r>
        </w:del>
      </w:ins>
      <w:ins w:id="993" w:author="Li, Shuyuan" w:date="2024-06-09T22:30:00Z">
        <w:del w:id="994" w:author="Gu, Wanjun" w:date="2024-06-18T11:09:00Z">
          <w:r w:rsidR="00140ABF" w:rsidRPr="00E130C1" w:rsidDel="009F7A23">
            <w:rPr>
              <w:rFonts w:ascii="Arial" w:hAnsi="Arial" w:cs="Arial"/>
            </w:rPr>
            <w:delText xml:space="preserve">of each individual foot. Then the Standard Circle representing </w:delText>
          </w:r>
        </w:del>
      </w:ins>
      <w:ins w:id="995" w:author="Li, Shuyuan" w:date="2024-06-09T22:31:00Z">
        <w:del w:id="996" w:author="Gu, Wanjun" w:date="2024-06-18T11:09:00Z">
          <w:r w:rsidR="00140ABF" w:rsidRPr="00E130C1" w:rsidDel="009F7A23">
            <w:rPr>
              <w:rFonts w:ascii="Arial" w:hAnsi="Arial" w:cs="Arial"/>
            </w:rPr>
            <w:delText xml:space="preserve">the “ideal healthy” contour of this calcaneus was worked out automatically using the </w:delText>
          </w:r>
        </w:del>
      </w:ins>
      <w:ins w:id="997" w:author="Li, Shuyuan" w:date="2024-06-09T22:32:00Z">
        <w:del w:id="998" w:author="Gu, Wanjun" w:date="2024-06-18T11:09:00Z">
          <w:r w:rsidR="00140ABF" w:rsidRPr="00E130C1" w:rsidDel="009F7A23">
            <w:rPr>
              <w:rFonts w:ascii="Arial" w:hAnsi="Arial" w:cs="Arial"/>
            </w:rPr>
            <w:delText xml:space="preserve">mathematical algorithms described above. </w:delText>
          </w:r>
        </w:del>
      </w:ins>
    </w:p>
    <w:p w14:paraId="33CC7643" w14:textId="7E35B310" w:rsidR="00140ABF" w:rsidRPr="00E130C1" w:rsidDel="009F7A23" w:rsidRDefault="00140ABF" w:rsidP="009F7A23">
      <w:pPr>
        <w:rPr>
          <w:ins w:id="999" w:author="Li, Shuyuan" w:date="2024-06-09T22:32:00Z"/>
          <w:del w:id="1000" w:author="Gu, Wanjun" w:date="2024-06-18T11:09:00Z"/>
          <w:rFonts w:ascii="Arial" w:hAnsi="Arial" w:cs="Arial"/>
        </w:rPr>
        <w:pPrChange w:id="1001" w:author="Gu, Wanjun" w:date="2024-06-18T11:09:00Z">
          <w:pPr>
            <w:jc w:val="both"/>
          </w:pPr>
        </w:pPrChange>
      </w:pPr>
    </w:p>
    <w:p w14:paraId="60C54625" w14:textId="45F26212" w:rsidR="00FC2E91" w:rsidRPr="00E130C1" w:rsidDel="009F7A23" w:rsidRDefault="00140ABF" w:rsidP="009F7A23">
      <w:pPr>
        <w:rPr>
          <w:ins w:id="1002" w:author="Li, Shuyuan" w:date="2024-06-11T21:00:00Z"/>
          <w:del w:id="1003" w:author="Gu, Wanjun" w:date="2024-06-18T11:09:00Z"/>
          <w:rStyle w:val="normaltextrun"/>
          <w:rFonts w:ascii="Arial" w:hAnsi="Arial" w:cs="Arial"/>
        </w:rPr>
        <w:pPrChange w:id="1004" w:author="Gu, Wanjun" w:date="2024-06-18T11:09:00Z">
          <w:pPr>
            <w:pStyle w:val="paragraph"/>
            <w:spacing w:before="0" w:beforeAutospacing="0" w:after="0" w:afterAutospacing="0"/>
            <w:textAlignment w:val="baseline"/>
          </w:pPr>
        </w:pPrChange>
      </w:pPr>
      <w:ins w:id="1005" w:author="Li, Shuyuan" w:date="2024-06-09T22:32:00Z">
        <w:del w:id="1006" w:author="Gu, Wanjun" w:date="2024-06-18T11:09:00Z">
          <w:r w:rsidRPr="00E130C1" w:rsidDel="009F7A23">
            <w:rPr>
              <w:rFonts w:ascii="Arial" w:hAnsi="Arial" w:cs="Arial"/>
              <w:highlight w:val="yellow"/>
              <w:rPrChange w:id="1007" w:author="Gu, Wanjun" w:date="2024-06-18T10:56:00Z">
                <w:rPr>
                  <w:rFonts w:ascii="Arial" w:hAnsi="Arial" w:cs="Arial"/>
                </w:rPr>
              </w:rPrChange>
            </w:rPr>
            <w:delText>Then</w:delText>
          </w:r>
        </w:del>
      </w:ins>
      <w:ins w:id="1008" w:author="Li, Shuyuan" w:date="2024-06-09T22:31:00Z">
        <w:del w:id="1009" w:author="Gu, Wanjun" w:date="2024-06-18T11:09:00Z">
          <w:r w:rsidRPr="00E130C1" w:rsidDel="009F7A23">
            <w:rPr>
              <w:rFonts w:ascii="Arial" w:hAnsi="Arial" w:cs="Arial"/>
              <w:highlight w:val="yellow"/>
              <w:rPrChange w:id="1010" w:author="Gu, Wanjun" w:date="2024-06-18T10:56:00Z">
                <w:rPr>
                  <w:rFonts w:ascii="Arial" w:hAnsi="Arial" w:cs="Arial"/>
                </w:rPr>
              </w:rPrChange>
            </w:rPr>
            <w:delText xml:space="preserve"> </w:delText>
          </w:r>
        </w:del>
      </w:ins>
      <w:commentRangeStart w:id="1011"/>
      <w:ins w:id="1012" w:author="Li, Shuyuan" w:date="2024-06-09T22:32:00Z">
        <w:del w:id="1013" w:author="Gu, Wanjun" w:date="2024-06-18T11:09:00Z">
          <w:r w:rsidRPr="00E130C1" w:rsidDel="009F7A23">
            <w:rPr>
              <w:rFonts w:ascii="Arial" w:hAnsi="Arial" w:cs="Arial"/>
              <w:highlight w:val="yellow"/>
              <w:rPrChange w:id="1014" w:author="Gu, Wanjun" w:date="2024-06-18T10:56:00Z">
                <w:rPr>
                  <w:rFonts w:ascii="Arial" w:hAnsi="Arial" w:cs="Arial"/>
                </w:rPr>
              </w:rPrChange>
            </w:rPr>
            <w:delText xml:space="preserve">multiple extra points </w:delText>
          </w:r>
        </w:del>
      </w:ins>
      <w:commentRangeEnd w:id="1011"/>
      <w:ins w:id="1015" w:author="Li, Shuyuan" w:date="2024-06-09T22:39:00Z">
        <w:del w:id="1016" w:author="Gu, Wanjun" w:date="2024-06-18T11:09:00Z">
          <w:r w:rsidR="004C50F9" w:rsidRPr="00E130C1" w:rsidDel="009F7A23">
            <w:rPr>
              <w:rStyle w:val="CommentReference"/>
              <w:rFonts w:ascii="Arial" w:hAnsi="Arial" w:cs="Arial"/>
              <w:highlight w:val="yellow"/>
              <w:rPrChange w:id="1017" w:author="Gu, Wanjun" w:date="2024-06-18T10:56:00Z">
                <w:rPr>
                  <w:rStyle w:val="CommentReference"/>
                </w:rPr>
              </w:rPrChange>
            </w:rPr>
            <w:commentReference w:id="1011"/>
          </w:r>
        </w:del>
      </w:ins>
      <w:ins w:id="1018" w:author="Li, Shuyuan" w:date="2024-06-09T22:32:00Z">
        <w:del w:id="1019" w:author="Gu, Wanjun" w:date="2024-06-18T11:09:00Z">
          <w:r w:rsidRPr="00E130C1" w:rsidDel="009F7A23">
            <w:rPr>
              <w:rFonts w:ascii="Arial" w:hAnsi="Arial" w:cs="Arial"/>
            </w:rPr>
            <w:delText>w</w:delText>
          </w:r>
        </w:del>
      </w:ins>
      <w:ins w:id="1020" w:author="Li, Shuyuan" w:date="2024-06-09T22:33:00Z">
        <w:del w:id="1021" w:author="Gu, Wanjun" w:date="2024-06-18T11:09:00Z">
          <w:r w:rsidRPr="00E130C1" w:rsidDel="009F7A23">
            <w:rPr>
              <w:rFonts w:ascii="Arial" w:hAnsi="Arial" w:cs="Arial"/>
            </w:rPr>
            <w:delText>ere plotted along the</w:delText>
          </w:r>
        </w:del>
      </w:ins>
      <w:ins w:id="1022" w:author="Li, Shuyuan" w:date="2024-06-09T22:36:00Z">
        <w:del w:id="1023" w:author="Gu, Wanjun" w:date="2024-06-18T11:09:00Z">
          <w:r w:rsidRPr="00E130C1" w:rsidDel="009F7A23">
            <w:rPr>
              <w:rFonts w:ascii="Arial" w:hAnsi="Arial" w:cs="Arial"/>
            </w:rPr>
            <w:delText xml:space="preserve"> posterior</w:delText>
          </w:r>
        </w:del>
      </w:ins>
      <w:ins w:id="1024" w:author="Li, Shuyuan" w:date="2024-06-09T22:33:00Z">
        <w:del w:id="1025" w:author="Gu, Wanjun" w:date="2024-06-18T11:09:00Z">
          <w:r w:rsidRPr="00E130C1" w:rsidDel="009F7A23">
            <w:rPr>
              <w:rFonts w:ascii="Arial" w:hAnsi="Arial" w:cs="Arial"/>
            </w:rPr>
            <w:delText xml:space="preserve"> contour of the </w:delText>
          </w:r>
        </w:del>
      </w:ins>
      <w:ins w:id="1026" w:author="Li, Shuyuan" w:date="2024-06-09T22:36:00Z">
        <w:del w:id="1027" w:author="Gu, Wanjun" w:date="2024-06-18T11:09:00Z">
          <w:r w:rsidRPr="00E130C1" w:rsidDel="009F7A23">
            <w:rPr>
              <w:rFonts w:ascii="Arial" w:hAnsi="Arial" w:cs="Arial"/>
            </w:rPr>
            <w:delText xml:space="preserve">enlarged IAT </w:delText>
          </w:r>
        </w:del>
      </w:ins>
      <w:ins w:id="1028" w:author="Li, Shuyuan" w:date="2024-06-09T22:37:00Z">
        <w:del w:id="1029" w:author="Gu, Wanjun" w:date="2024-06-18T11:09:00Z">
          <w:r w:rsidRPr="00E130C1" w:rsidDel="009F7A23">
            <w:rPr>
              <w:rFonts w:ascii="Arial" w:hAnsi="Arial" w:cs="Arial"/>
            </w:rPr>
            <w:delText xml:space="preserve">tuberosity </w:delText>
          </w:r>
        </w:del>
      </w:ins>
      <w:ins w:id="1030" w:author="Li, Shuyuan" w:date="2024-06-09T22:33:00Z">
        <w:del w:id="1031" w:author="Gu, Wanjun" w:date="2024-06-18T11:09:00Z">
          <w:r w:rsidRPr="00E130C1" w:rsidDel="009F7A23">
            <w:rPr>
              <w:rFonts w:ascii="Arial" w:hAnsi="Arial" w:cs="Arial"/>
            </w:rPr>
            <w:delText>(</w:delText>
          </w:r>
        </w:del>
      </w:ins>
      <w:ins w:id="1032" w:author="Li, Shuyuan" w:date="2024-06-09T22:36:00Z">
        <w:del w:id="1033" w:author="Gu, Wanjun" w:date="2024-06-18T11:09:00Z">
          <w:r w:rsidRPr="00E130C1" w:rsidDel="009F7A23">
            <w:rPr>
              <w:rFonts w:ascii="Arial" w:hAnsi="Arial" w:cs="Arial"/>
            </w:rPr>
            <w:delText xml:space="preserve">the purple line in </w:delText>
          </w:r>
        </w:del>
      </w:ins>
      <w:ins w:id="1034" w:author="Li, Shuyuan" w:date="2024-06-09T22:33:00Z">
        <w:del w:id="1035" w:author="Gu, Wanjun" w:date="2024-06-18T11:09:00Z">
          <w:r w:rsidRPr="00E130C1" w:rsidDel="009F7A23">
            <w:rPr>
              <w:rFonts w:ascii="Arial" w:hAnsi="Arial" w:cs="Arial"/>
            </w:rPr>
            <w:delText xml:space="preserve">Figure </w:delText>
          </w:r>
        </w:del>
      </w:ins>
      <w:ins w:id="1036" w:author="Li, Shuyuan" w:date="2024-06-09T22:35:00Z">
        <w:del w:id="1037" w:author="Gu, Wanjun" w:date="2024-06-18T11:09:00Z">
          <w:r w:rsidRPr="00E130C1" w:rsidDel="009F7A23">
            <w:rPr>
              <w:rFonts w:ascii="Arial" w:hAnsi="Arial" w:cs="Arial"/>
            </w:rPr>
            <w:delText>4</w:delText>
          </w:r>
        </w:del>
      </w:ins>
      <w:ins w:id="1038" w:author="Li, Shuyuan" w:date="2024-06-09T22:36:00Z">
        <w:del w:id="1039" w:author="Gu, Wanjun" w:date="2024-06-18T11:09:00Z">
          <w:r w:rsidRPr="00E130C1" w:rsidDel="009F7A23">
            <w:rPr>
              <w:rFonts w:ascii="Arial" w:hAnsi="Arial" w:cs="Arial"/>
            </w:rPr>
            <w:delText>A, 4C</w:delText>
          </w:r>
        </w:del>
      </w:ins>
      <w:ins w:id="1040" w:author="Li, Shuyuan" w:date="2024-06-09T22:33:00Z">
        <w:del w:id="1041" w:author="Gu, Wanjun" w:date="2024-06-18T11:09:00Z">
          <w:r w:rsidRPr="00E130C1" w:rsidDel="009F7A23">
            <w:rPr>
              <w:rFonts w:ascii="Arial" w:hAnsi="Arial" w:cs="Arial"/>
            </w:rPr>
            <w:delText>)</w:delText>
          </w:r>
        </w:del>
      </w:ins>
      <w:ins w:id="1042" w:author="Li, Shuyuan" w:date="2024-06-09T22:37:00Z">
        <w:del w:id="1043" w:author="Gu, Wanjun" w:date="2024-06-18T11:09:00Z">
          <w:r w:rsidRPr="00E130C1" w:rsidDel="009F7A23">
            <w:rPr>
              <w:rFonts w:ascii="Arial" w:hAnsi="Arial" w:cs="Arial"/>
            </w:rPr>
            <w:delText xml:space="preserve"> to collect </w:delText>
          </w:r>
        </w:del>
      </w:ins>
      <w:ins w:id="1044" w:author="Li, Shuyuan" w:date="2024-06-11T20:44:00Z">
        <w:del w:id="1045" w:author="Gu, Wanjun" w:date="2024-06-18T11:09:00Z">
          <w:r w:rsidR="005A42E1" w:rsidRPr="00E130C1" w:rsidDel="009F7A23">
            <w:rPr>
              <w:rFonts w:ascii="Arial" w:hAnsi="Arial" w:cs="Arial"/>
            </w:rPr>
            <w:delText xml:space="preserve">relative </w:delText>
          </w:r>
        </w:del>
      </w:ins>
      <w:ins w:id="1046" w:author="Li, Shuyuan" w:date="2024-06-09T22:37:00Z">
        <w:del w:id="1047" w:author="Gu, Wanjun" w:date="2024-06-18T11:09:00Z">
          <w:r w:rsidRPr="00E130C1" w:rsidDel="009F7A23">
            <w:rPr>
              <w:rFonts w:ascii="Arial" w:hAnsi="Arial" w:cs="Arial"/>
            </w:rPr>
            <w:delText xml:space="preserve">dimensional information of the enlargement in each foot. </w:delText>
          </w:r>
        </w:del>
      </w:ins>
      <w:ins w:id="1048" w:author="Li, Shuyuan" w:date="2024-06-09T22:38:00Z">
        <w:del w:id="1049" w:author="Gu, Wanjun" w:date="2024-06-18T11:09:00Z">
          <w:r w:rsidRPr="00E130C1" w:rsidDel="009F7A23">
            <w:rPr>
              <w:rFonts w:ascii="Arial" w:hAnsi="Arial" w:cs="Arial"/>
            </w:rPr>
            <w:delText xml:space="preserve">Then </w:delText>
          </w:r>
        </w:del>
      </w:ins>
      <w:ins w:id="1050" w:author="Li, Shuyuan" w:date="2024-06-09T22:39:00Z">
        <w:del w:id="1051" w:author="Gu, Wanjun" w:date="2024-06-18T11:09:00Z">
          <w:r w:rsidR="004C50F9" w:rsidRPr="00E130C1" w:rsidDel="009F7A23">
            <w:rPr>
              <w:rFonts w:ascii="Arial" w:hAnsi="Arial" w:cs="Arial"/>
            </w:rPr>
            <w:delText xml:space="preserve">in each individual foot </w:delText>
          </w:r>
        </w:del>
      </w:ins>
      <w:ins w:id="1052" w:author="Li, Shuyuan" w:date="2024-06-09T22:38:00Z">
        <w:del w:id="1053" w:author="Gu, Wanjun" w:date="2024-06-18T11:09:00Z">
          <w:r w:rsidRPr="00E130C1" w:rsidDel="009F7A23">
            <w:rPr>
              <w:rFonts w:ascii="Arial" w:hAnsi="Arial" w:cs="Arial"/>
            </w:rPr>
            <w:delText>the</w:delText>
          </w:r>
        </w:del>
      </w:ins>
      <w:ins w:id="1054" w:author="Li, Shuyuan" w:date="2024-06-09T22:41:00Z">
        <w:del w:id="1055" w:author="Gu, Wanjun" w:date="2024-06-18T11:09:00Z">
          <w:r w:rsidR="007F362C" w:rsidRPr="00E130C1" w:rsidDel="009F7A23">
            <w:rPr>
              <w:rFonts w:ascii="Arial" w:hAnsi="Arial" w:cs="Arial"/>
            </w:rPr>
            <w:delText xml:space="preserve"> </w:delText>
          </w:r>
        </w:del>
      </w:ins>
      <w:del w:id="1056" w:author="Gu, Wanjun" w:date="2024-06-18T11:09:00Z">
        <w:r w:rsidR="00A67EBB" w:rsidRPr="00E130C1" w:rsidDel="009F7A23">
          <w:rPr>
            <w:rFonts w:ascii="Arial" w:hAnsi="Arial" w:cs="Arial"/>
          </w:rPr>
          <w:delText xml:space="preserve">and </w:delText>
        </w:r>
        <w:r w:rsidR="00EF5A81" w:rsidRPr="00E130C1" w:rsidDel="009F7A23">
          <w:rPr>
            <w:rFonts w:ascii="Arial" w:hAnsi="Arial" w:cs="Arial"/>
          </w:rPr>
          <w:delText xml:space="preserve">then </w:delText>
        </w:r>
        <w:r w:rsidR="00A67EBB" w:rsidRPr="00E130C1" w:rsidDel="009F7A23">
          <w:rPr>
            <w:rFonts w:ascii="Arial" w:hAnsi="Arial" w:cs="Arial"/>
          </w:rPr>
          <w:delText>compared to the S</w:delText>
        </w:r>
        <w:r w:rsidR="00827237" w:rsidRPr="00E130C1" w:rsidDel="009F7A23">
          <w:rPr>
            <w:rFonts w:ascii="Arial" w:hAnsi="Arial" w:cs="Arial"/>
          </w:rPr>
          <w:delText>tandard Circle</w:delText>
        </w:r>
        <w:r w:rsidR="00A67EBB" w:rsidRPr="00E130C1" w:rsidDel="009F7A23">
          <w:rPr>
            <w:rFonts w:ascii="Arial" w:hAnsi="Arial" w:cs="Arial"/>
          </w:rPr>
          <w:delText xml:space="preserve">. </w:delText>
        </w:r>
        <w:r w:rsidR="00C264EE" w:rsidRPr="00E130C1" w:rsidDel="009F7A23">
          <w:rPr>
            <w:rFonts w:ascii="Arial" w:hAnsi="Arial" w:cs="Arial"/>
          </w:rPr>
          <w:delText xml:space="preserve">However, any osteophytes that were present on the posterior tuberosity of the </w:delText>
        </w:r>
        <w:r w:rsidR="008F26CB" w:rsidRPr="00E130C1" w:rsidDel="009F7A23">
          <w:rPr>
            <w:rFonts w:ascii="Arial" w:hAnsi="Arial" w:cs="Arial"/>
          </w:rPr>
          <w:delText>calcaneus</w:delText>
        </w:r>
        <w:r w:rsidR="00C264EE" w:rsidRPr="00E130C1" w:rsidDel="009F7A23">
          <w:rPr>
            <w:rFonts w:ascii="Arial" w:hAnsi="Arial" w:cs="Arial"/>
          </w:rPr>
          <w:delText xml:space="preserve"> were excluded from the mapping. </w:delText>
        </w:r>
        <w:r w:rsidR="00DB6F2D" w:rsidRPr="00E130C1" w:rsidDel="009F7A23">
          <w:rPr>
            <w:rFonts w:ascii="Arial" w:hAnsi="Arial" w:cs="Arial"/>
          </w:rPr>
          <w:delText>The</w:delText>
        </w:r>
        <w:r w:rsidR="4A844F59" w:rsidRPr="00E130C1" w:rsidDel="009F7A23">
          <w:rPr>
            <w:rFonts w:ascii="Arial" w:hAnsi="Arial" w:cs="Arial"/>
            <w:color w:val="212121"/>
          </w:rPr>
          <w:delText xml:space="preserve"> deformed</w:delText>
        </w:r>
        <w:r w:rsidR="00DB6F2D" w:rsidRPr="00E130C1" w:rsidDel="009F7A23">
          <w:rPr>
            <w:rFonts w:ascii="Arial" w:hAnsi="Arial" w:cs="Arial"/>
            <w:color w:val="212121"/>
          </w:rPr>
          <w:delText>/enlarged</w:delText>
        </w:r>
        <w:r w:rsidR="4A844F59" w:rsidRPr="00E130C1" w:rsidDel="009F7A23">
          <w:rPr>
            <w:rFonts w:ascii="Arial" w:hAnsi="Arial" w:cs="Arial"/>
            <w:color w:val="212121"/>
          </w:rPr>
          <w:delText xml:space="preserve"> </w:delText>
        </w:r>
      </w:del>
      <w:ins w:id="1057" w:author="Li, Shuyuan" w:date="2024-06-09T21:37:00Z">
        <w:del w:id="1058" w:author="Gu, Wanjun" w:date="2024-06-18T11:09:00Z">
          <w:r w:rsidR="00671D0C" w:rsidRPr="00E130C1" w:rsidDel="009F7A23">
            <w:rPr>
              <w:rFonts w:ascii="Arial" w:hAnsi="Arial" w:cs="Arial"/>
              <w:color w:val="212121"/>
            </w:rPr>
            <w:delText>calcaneal</w:delText>
          </w:r>
        </w:del>
      </w:ins>
      <w:del w:id="1059" w:author="Gu, Wanjun" w:date="2024-06-18T11:09:00Z">
        <w:r w:rsidR="00DB6F2D" w:rsidRPr="00E130C1" w:rsidDel="009F7A23">
          <w:rPr>
            <w:rFonts w:ascii="Arial" w:hAnsi="Arial" w:cs="Arial"/>
            <w:color w:val="212121"/>
          </w:rPr>
          <w:delText>posterior tuberosity</w:delText>
        </w:r>
        <w:r w:rsidR="4A844F59" w:rsidRPr="00E130C1" w:rsidDel="009F7A23">
          <w:rPr>
            <w:rFonts w:ascii="Arial" w:hAnsi="Arial" w:cs="Arial"/>
            <w:color w:val="212121"/>
          </w:rPr>
          <w:delText xml:space="preserve"> curve </w:delText>
        </w:r>
        <w:r w:rsidR="00DB6F2D" w:rsidRPr="00E130C1" w:rsidDel="009F7A23">
          <w:rPr>
            <w:rFonts w:ascii="Arial" w:hAnsi="Arial" w:cs="Arial"/>
            <w:color w:val="212121"/>
          </w:rPr>
          <w:delText xml:space="preserve">was </w:delText>
        </w:r>
      </w:del>
      <w:ins w:id="1060" w:author="Li, Shuyuan" w:date="2024-06-11T20:45:00Z">
        <w:del w:id="1061" w:author="Gu, Wanjun" w:date="2024-06-18T11:09:00Z">
          <w:r w:rsidR="00952CD3" w:rsidRPr="00E130C1" w:rsidDel="009F7A23">
            <w:rPr>
              <w:rFonts w:ascii="Arial" w:hAnsi="Arial" w:cs="Arial"/>
              <w:color w:val="212121"/>
            </w:rPr>
            <w:delText xml:space="preserve">methematically </w:delText>
          </w:r>
        </w:del>
      </w:ins>
      <w:del w:id="1062" w:author="Gu, Wanjun" w:date="2024-06-18T11:09:00Z">
        <w:r w:rsidR="00DB6F2D" w:rsidRPr="00E130C1" w:rsidDel="009F7A23">
          <w:rPr>
            <w:rFonts w:ascii="Arial" w:hAnsi="Arial" w:cs="Arial"/>
            <w:color w:val="212121"/>
          </w:rPr>
          <w:delText xml:space="preserve">rotated </w:delText>
        </w:r>
        <w:r w:rsidR="4A844F59" w:rsidRPr="00E130C1" w:rsidDel="009F7A23">
          <w:rPr>
            <w:rFonts w:ascii="Arial" w:hAnsi="Arial" w:cs="Arial"/>
            <w:color w:val="212121"/>
          </w:rPr>
          <w:delText xml:space="preserve">to best align with </w:delText>
        </w:r>
      </w:del>
      <w:ins w:id="1063" w:author="Li, Shuyuan" w:date="2024-06-09T22:41:00Z">
        <w:del w:id="1064" w:author="Gu, Wanjun" w:date="2024-06-18T11:09:00Z">
          <w:r w:rsidR="007F362C" w:rsidRPr="00E130C1" w:rsidDel="009F7A23">
            <w:rPr>
              <w:rFonts w:ascii="Arial" w:hAnsi="Arial" w:cs="Arial"/>
              <w:color w:val="212121"/>
            </w:rPr>
            <w:delText xml:space="preserve">its ideal </w:delText>
          </w:r>
        </w:del>
      </w:ins>
      <w:del w:id="1065" w:author="Gu, Wanjun" w:date="2024-06-18T11:09:00Z">
        <w:r w:rsidR="4A844F59" w:rsidRPr="00E130C1" w:rsidDel="009F7A23">
          <w:rPr>
            <w:rFonts w:ascii="Arial" w:hAnsi="Arial" w:cs="Arial"/>
            <w:color w:val="212121"/>
          </w:rPr>
          <w:delText>the S</w:delText>
        </w:r>
        <w:r w:rsidR="00827237" w:rsidRPr="00E130C1" w:rsidDel="009F7A23">
          <w:rPr>
            <w:rFonts w:ascii="Arial" w:hAnsi="Arial" w:cs="Arial"/>
            <w:color w:val="212121"/>
          </w:rPr>
          <w:delText>tandard Circle</w:delText>
        </w:r>
        <w:r w:rsidR="4A844F59" w:rsidRPr="00E130C1" w:rsidDel="009F7A23">
          <w:rPr>
            <w:rFonts w:ascii="Arial" w:hAnsi="Arial" w:cs="Arial"/>
            <w:color w:val="212121"/>
          </w:rPr>
          <w:delText xml:space="preserve">, </w:delText>
        </w:r>
        <w:r w:rsidR="00DB6F2D" w:rsidRPr="00E130C1" w:rsidDel="009F7A23">
          <w:rPr>
            <w:rFonts w:ascii="Arial" w:hAnsi="Arial" w:cs="Arial"/>
            <w:color w:val="212121"/>
          </w:rPr>
          <w:delText>and the</w:delText>
        </w:r>
      </w:del>
      <w:ins w:id="1066" w:author="Li, Shuyuan" w:date="2024-06-09T22:42:00Z">
        <w:del w:id="1067" w:author="Gu, Wanjun" w:date="2024-06-18T11:09:00Z">
          <w:r w:rsidR="007F362C" w:rsidRPr="00E130C1" w:rsidDel="009F7A23">
            <w:rPr>
              <w:rFonts w:ascii="Arial" w:hAnsi="Arial" w:cs="Arial"/>
              <w:color w:val="212121"/>
            </w:rPr>
            <w:delText xml:space="preserve">. </w:delText>
          </w:r>
        </w:del>
      </w:ins>
      <w:ins w:id="1068" w:author="Li, Shuyuan" w:date="2024-06-11T22:18:00Z">
        <w:del w:id="1069" w:author="Gu, Wanjun" w:date="2024-06-18T11:09:00Z">
          <w:r w:rsidR="00463540" w:rsidRPr="00E130C1" w:rsidDel="009F7A23">
            <w:rPr>
              <w:rFonts w:ascii="Arial" w:hAnsi="Arial" w:cs="Arial"/>
              <w:color w:val="000000" w:themeColor="text1"/>
            </w:rPr>
            <w:delText>Rotational loss, a mean square error measuring the differences between the enlarged calcaneal tuberosit</w:delText>
          </w:r>
          <w:r w:rsidR="006C1367" w:rsidRPr="00E130C1" w:rsidDel="009F7A23">
            <w:rPr>
              <w:rFonts w:ascii="Arial" w:hAnsi="Arial" w:cs="Arial"/>
              <w:color w:val="000000" w:themeColor="text1"/>
            </w:rPr>
            <w:delText>is</w:delText>
          </w:r>
          <w:r w:rsidR="00463540" w:rsidRPr="00E130C1" w:rsidDel="009F7A23">
            <w:rPr>
              <w:rFonts w:ascii="Arial" w:hAnsi="Arial" w:cs="Arial"/>
              <w:color w:val="000000" w:themeColor="text1"/>
            </w:rPr>
            <w:delText xml:space="preserve"> and the Standard Circles of these feet</w:delText>
          </w:r>
        </w:del>
      </w:ins>
      <w:ins w:id="1070" w:author="Li, Shuyuan" w:date="2024-06-11T22:19:00Z">
        <w:del w:id="1071" w:author="Gu, Wanjun" w:date="2024-06-18T11:09:00Z">
          <w:r w:rsidR="006C1367" w:rsidRPr="00E130C1" w:rsidDel="009F7A23">
            <w:rPr>
              <w:rFonts w:ascii="Arial" w:hAnsi="Arial" w:cs="Arial"/>
              <w:color w:val="000000" w:themeColor="text1"/>
            </w:rPr>
            <w:delText xml:space="preserve"> in the IAT group</w:delText>
          </w:r>
        </w:del>
      </w:ins>
      <w:ins w:id="1072" w:author="Li, Shuyuan" w:date="2024-06-11T22:18:00Z">
        <w:del w:id="1073" w:author="Gu, Wanjun" w:date="2024-06-18T11:09:00Z">
          <w:r w:rsidR="00463540" w:rsidRPr="00E130C1" w:rsidDel="009F7A23">
            <w:rPr>
              <w:rFonts w:ascii="Arial" w:hAnsi="Arial" w:cs="Arial"/>
              <w:color w:val="000000" w:themeColor="text1"/>
            </w:rPr>
            <w:delText xml:space="preserve"> was minimized during the optimization. And </w:delText>
          </w:r>
        </w:del>
      </w:ins>
      <w:del w:id="1074" w:author="Gu, Wanjun" w:date="2024-06-18T11:09:00Z">
        <w:r w:rsidR="4A844F59" w:rsidRPr="00E130C1" w:rsidDel="009F7A23">
          <w:rPr>
            <w:rFonts w:ascii="Arial" w:hAnsi="Arial" w:cs="Arial"/>
            <w:color w:val="212121"/>
          </w:rPr>
          <w:delText xml:space="preserve"> degrees of </w:delText>
        </w:r>
        <w:r w:rsidR="00DB6F2D" w:rsidRPr="00E130C1" w:rsidDel="009F7A23">
          <w:rPr>
            <w:rFonts w:ascii="Arial" w:hAnsi="Arial" w:cs="Arial"/>
            <w:color w:val="212121"/>
          </w:rPr>
          <w:delText xml:space="preserve">the rotation </w:delText>
        </w:r>
        <w:r w:rsidR="4A844F59" w:rsidRPr="00E130C1" w:rsidDel="009F7A23">
          <w:rPr>
            <w:rFonts w:ascii="Arial" w:hAnsi="Arial" w:cs="Arial"/>
            <w:color w:val="212121"/>
          </w:rPr>
          <w:delText xml:space="preserve">angle was </w:delText>
        </w:r>
        <w:r w:rsidR="00BC2698" w:rsidRPr="00E130C1" w:rsidDel="009F7A23">
          <w:rPr>
            <w:rFonts w:ascii="Arial" w:hAnsi="Arial" w:cs="Arial"/>
            <w:color w:val="212121"/>
          </w:rPr>
          <w:delText>determined in the process as the optimal insertion angle</w:delText>
        </w:r>
      </w:del>
      <w:ins w:id="1075" w:author="Li, Shuyuan" w:date="2024-06-11T20:58:00Z">
        <w:del w:id="1076" w:author="Gu, Wanjun" w:date="2024-06-18T11:09:00Z">
          <w:r w:rsidR="00DA3FE1" w:rsidRPr="00E130C1" w:rsidDel="009F7A23">
            <w:rPr>
              <w:rStyle w:val="normaltextrun"/>
              <w:rFonts w:ascii="Arial" w:hAnsi="Arial" w:cs="Arial"/>
            </w:rPr>
            <w:delText xml:space="preserve"> most optimum rotation angle</w:delText>
          </w:r>
        </w:del>
      </w:ins>
      <w:ins w:id="1077" w:author="Li, Shuyuan" w:date="2024-06-11T22:19:00Z">
        <w:del w:id="1078" w:author="Gu, Wanjun" w:date="2024-06-18T11:09:00Z">
          <w:r w:rsidR="006C1367" w:rsidRPr="00E130C1" w:rsidDel="009F7A23">
            <w:rPr>
              <w:rFonts w:ascii="Arial" w:hAnsi="Arial" w:cs="Arial"/>
              <w:color w:val="212121"/>
            </w:rPr>
            <w:delText xml:space="preserve"> was calculated</w:delText>
          </w:r>
        </w:del>
      </w:ins>
      <w:ins w:id="1079" w:author="Li, Shuyuan" w:date="2024-06-11T20:58:00Z">
        <w:del w:id="1080" w:author="Gu, Wanjun" w:date="2024-06-18T11:09:00Z">
          <w:r w:rsidR="00DA3FE1" w:rsidRPr="00E130C1" w:rsidDel="009F7A23">
            <w:rPr>
              <w:rFonts w:ascii="Arial" w:hAnsi="Arial" w:cs="Arial"/>
              <w:color w:val="212121"/>
            </w:rPr>
            <w:delText xml:space="preserve"> </w:delText>
          </w:r>
        </w:del>
      </w:ins>
      <w:ins w:id="1081" w:author="Li, Shuyuan" w:date="2024-06-09T22:48:00Z">
        <w:del w:id="1082" w:author="Gu, Wanjun" w:date="2024-06-18T11:09:00Z">
          <w:r w:rsidR="00DF2216" w:rsidRPr="00E130C1" w:rsidDel="009F7A23">
            <w:rPr>
              <w:rFonts w:ascii="Arial" w:hAnsi="Arial" w:cs="Arial"/>
              <w:color w:val="212121"/>
            </w:rPr>
            <w:delText>mathematically</w:delText>
          </w:r>
        </w:del>
      </w:ins>
      <w:ins w:id="1083" w:author="Li, Shuyuan" w:date="2024-06-11T22:19:00Z">
        <w:del w:id="1084" w:author="Gu, Wanjun" w:date="2024-06-18T11:09:00Z">
          <w:r w:rsidR="006C1367" w:rsidRPr="00E130C1" w:rsidDel="009F7A23">
            <w:rPr>
              <w:rFonts w:ascii="Arial" w:hAnsi="Arial" w:cs="Arial"/>
              <w:color w:val="212121"/>
            </w:rPr>
            <w:delText xml:space="preserve"> to reflect</w:delText>
          </w:r>
        </w:del>
      </w:ins>
      <w:ins w:id="1085" w:author="Li, Shuyuan" w:date="2024-06-11T22:20:00Z">
        <w:del w:id="1086" w:author="Gu, Wanjun" w:date="2024-06-18T11:09:00Z">
          <w:r w:rsidR="006C1367" w:rsidRPr="00E130C1" w:rsidDel="009F7A23">
            <w:rPr>
              <w:rFonts w:ascii="Arial" w:hAnsi="Arial" w:cs="Arial"/>
              <w:color w:val="212121"/>
            </w:rPr>
            <w:delText xml:space="preserve"> </w:delText>
          </w:r>
          <w:r w:rsidR="006C1367" w:rsidRPr="00E130C1" w:rsidDel="009F7A23">
            <w:rPr>
              <w:rFonts w:ascii="Arial" w:hAnsi="Arial" w:cs="Arial"/>
              <w:color w:val="000000" w:themeColor="text1"/>
            </w:rPr>
            <w:delText>t</w:delText>
          </w:r>
          <w:r w:rsidR="006C1367" w:rsidRPr="00E130C1" w:rsidDel="009F7A23">
            <w:rPr>
              <w:rFonts w:ascii="Arial" w:hAnsi="Arial" w:cs="Arial"/>
              <w:color w:val="212121"/>
            </w:rPr>
            <w:delText>he degrees of this rotation angle</w:delText>
          </w:r>
        </w:del>
      </w:ins>
      <w:del w:id="1087" w:author="Gu, Wanjun" w:date="2024-06-18T11:09:00Z">
        <w:r w:rsidR="4A844F59" w:rsidRPr="00E130C1" w:rsidDel="009F7A23">
          <w:rPr>
            <w:rFonts w:ascii="Arial" w:hAnsi="Arial" w:cs="Arial"/>
            <w:color w:val="212121"/>
          </w:rPr>
          <w:delText>.</w:delText>
        </w:r>
      </w:del>
      <w:ins w:id="1088" w:author="Li, Shuyuan" w:date="2024-06-09T22:43:00Z">
        <w:del w:id="1089" w:author="Gu, Wanjun" w:date="2024-06-18T11:09:00Z">
          <w:r w:rsidR="00F005E5" w:rsidRPr="00E130C1" w:rsidDel="009F7A23">
            <w:rPr>
              <w:rFonts w:ascii="Arial" w:hAnsi="Arial" w:cs="Arial"/>
              <w:color w:val="212121"/>
            </w:rPr>
            <w:delText xml:space="preserve"> (Figure 4B)</w:delText>
          </w:r>
          <w:r w:rsidR="00265033" w:rsidRPr="00E130C1" w:rsidDel="009F7A23">
            <w:rPr>
              <w:rFonts w:ascii="Arial" w:hAnsi="Arial" w:cs="Arial"/>
              <w:color w:val="212121"/>
            </w:rPr>
            <w:delText xml:space="preserve">. </w:delText>
          </w:r>
        </w:del>
      </w:ins>
      <w:del w:id="1090" w:author="Gu, Wanjun" w:date="2024-06-18T11:09:00Z">
        <w:r w:rsidR="63330953" w:rsidRPr="00E130C1" w:rsidDel="009F7A23">
          <w:rPr>
            <w:rFonts w:ascii="Arial" w:hAnsi="Arial" w:cs="Arial"/>
            <w:color w:val="212121"/>
          </w:rPr>
          <w:delText xml:space="preserve"> </w:delText>
        </w:r>
      </w:del>
      <w:ins w:id="1091" w:author="Li, Shuyuan" w:date="2024-06-09T22:48:00Z">
        <w:del w:id="1092" w:author="Gu, Wanjun" w:date="2024-06-18T11:09:00Z">
          <w:r w:rsidR="00DF2216" w:rsidRPr="00E130C1" w:rsidDel="009F7A23">
            <w:rPr>
              <w:rFonts w:ascii="Arial" w:hAnsi="Arial" w:cs="Arial"/>
              <w:color w:val="212121"/>
            </w:rPr>
            <w:delText xml:space="preserve">This </w:delText>
          </w:r>
          <w:r w:rsidR="00DA5F1A" w:rsidRPr="00E130C1" w:rsidDel="009F7A23">
            <w:rPr>
              <w:rFonts w:ascii="Arial" w:hAnsi="Arial" w:cs="Arial"/>
              <w:color w:val="212121"/>
            </w:rPr>
            <w:delText xml:space="preserve">newly introduced </w:delText>
          </w:r>
          <w:r w:rsidR="00DF2216" w:rsidRPr="00E130C1" w:rsidDel="009F7A23">
            <w:rPr>
              <w:rFonts w:ascii="Arial" w:hAnsi="Arial" w:cs="Arial"/>
              <w:color w:val="212121"/>
            </w:rPr>
            <w:delText xml:space="preserve">angle was </w:delText>
          </w:r>
        </w:del>
      </w:ins>
      <w:ins w:id="1093" w:author="Li, Shuyuan" w:date="2024-06-11T20:46:00Z">
        <w:del w:id="1094" w:author="Gu, Wanjun" w:date="2024-06-18T11:09:00Z">
          <w:r w:rsidR="007D2E74" w:rsidRPr="00E130C1" w:rsidDel="009F7A23">
            <w:rPr>
              <w:rFonts w:ascii="Arial" w:hAnsi="Arial" w:cs="Arial"/>
              <w:color w:val="212121"/>
            </w:rPr>
            <w:delText>named P</w:delText>
          </w:r>
        </w:del>
      </w:ins>
      <w:ins w:id="1095" w:author="Li, Shuyuan" w:date="2024-06-09T22:48:00Z">
        <w:del w:id="1096" w:author="Gu, Wanjun" w:date="2024-06-18T11:09:00Z">
          <w:r w:rsidR="0014462E" w:rsidRPr="00E130C1" w:rsidDel="009F7A23">
            <w:rPr>
              <w:rFonts w:ascii="Arial" w:hAnsi="Arial" w:cs="Arial"/>
              <w:rPrChange w:id="1097" w:author="Gu, Wanjun" w:date="2024-06-18T10:56:00Z">
                <w:rPr>
                  <w:b/>
                  <w:bCs/>
                </w:rPr>
              </w:rPrChange>
            </w:rPr>
            <w:delText>athologic Achilles Insertion Angle (PAIA)</w:delText>
          </w:r>
          <w:r w:rsidR="0014462E" w:rsidRPr="00E130C1" w:rsidDel="009F7A23">
            <w:rPr>
              <w:rFonts w:ascii="Arial" w:hAnsi="Arial" w:cs="Arial"/>
              <w:rPrChange w:id="1098" w:author="Gu, Wanjun" w:date="2024-06-18T10:56:00Z">
                <w:rPr/>
              </w:rPrChange>
            </w:rPr>
            <w:delText xml:space="preserve"> </w:delText>
          </w:r>
        </w:del>
      </w:ins>
      <w:ins w:id="1099" w:author="Li, Shuyuan" w:date="2024-06-11T20:46:00Z">
        <w:del w:id="1100" w:author="Gu, Wanjun" w:date="2024-06-18T11:09:00Z">
          <w:r w:rsidR="006C1AFB" w:rsidRPr="00E130C1" w:rsidDel="009F7A23">
            <w:rPr>
              <w:rFonts w:ascii="Arial" w:hAnsi="Arial" w:cs="Arial"/>
              <w:rPrChange w:id="1101" w:author="Gu, Wanjun" w:date="2024-06-18T10:56:00Z">
                <w:rPr/>
              </w:rPrChange>
            </w:rPr>
            <w:delText>because</w:delText>
          </w:r>
        </w:del>
      </w:ins>
      <w:ins w:id="1102" w:author="Li, Shuyuan" w:date="2024-06-09T22:49:00Z">
        <w:del w:id="1103" w:author="Gu, Wanjun" w:date="2024-06-18T11:09:00Z">
          <w:r w:rsidR="0014462E" w:rsidRPr="00E130C1" w:rsidDel="009F7A23">
            <w:rPr>
              <w:rFonts w:ascii="Arial" w:hAnsi="Arial" w:cs="Arial"/>
              <w:rPrChange w:id="1104" w:author="Gu, Wanjun" w:date="2024-06-18T10:56:00Z">
                <w:rPr/>
              </w:rPrChange>
            </w:rPr>
            <w:delText xml:space="preserve"> it represented exactly the enlarged degrees of the calcaneal tuberosity in feet with IAT</w:delText>
          </w:r>
        </w:del>
      </w:ins>
      <w:ins w:id="1105" w:author="Li, Shuyuan" w:date="2024-06-11T22:28:00Z">
        <w:del w:id="1106" w:author="Gu, Wanjun" w:date="2024-06-18T11:09:00Z">
          <w:r w:rsidR="008202E6" w:rsidRPr="00E130C1" w:rsidDel="009F7A23">
            <w:rPr>
              <w:rFonts w:ascii="Arial" w:hAnsi="Arial" w:cs="Arial"/>
              <w:rPrChange w:id="1107" w:author="Gu, Wanjun" w:date="2024-06-18T10:56:00Z">
                <w:rPr/>
              </w:rPrChange>
            </w:rPr>
            <w:delText>, as well as</w:delText>
          </w:r>
        </w:del>
      </w:ins>
      <w:ins w:id="1108" w:author="Li, Shuyuan" w:date="2024-06-11T20:59:00Z">
        <w:del w:id="1109" w:author="Gu, Wanjun" w:date="2024-06-18T11:09:00Z">
          <w:r w:rsidR="00886871" w:rsidRPr="00E130C1" w:rsidDel="009F7A23">
            <w:rPr>
              <w:rFonts w:ascii="Arial" w:hAnsi="Arial" w:cs="Arial"/>
              <w:rPrChange w:id="1110" w:author="Gu, Wanjun" w:date="2024-06-18T10:56:00Z">
                <w:rPr/>
              </w:rPrChange>
            </w:rPr>
            <w:delText xml:space="preserve"> </w:delText>
          </w:r>
          <w:r w:rsidR="00886871" w:rsidRPr="00E130C1" w:rsidDel="009F7A23">
            <w:rPr>
              <w:rStyle w:val="normaltextrun"/>
              <w:rFonts w:ascii="Arial" w:hAnsi="Arial" w:cs="Arial"/>
              <w:color w:val="000000" w:themeColor="text1"/>
            </w:rPr>
            <w:delText xml:space="preserve">the angle by which </w:delText>
          </w:r>
          <w:r w:rsidR="00886871" w:rsidRPr="00E130C1" w:rsidDel="009F7A23">
            <w:rPr>
              <w:rStyle w:val="normaltextrun"/>
              <w:rFonts w:ascii="Arial" w:hAnsi="Arial" w:cs="Arial"/>
            </w:rPr>
            <w:delText xml:space="preserve">the enlarged calcaneal tuberosity curve can be rotated around the weightbearing point to best-fit </w:delText>
          </w:r>
        </w:del>
      </w:ins>
      <w:ins w:id="1111" w:author="Li, Shuyuan" w:date="2024-06-11T22:27:00Z">
        <w:del w:id="1112" w:author="Gu, Wanjun" w:date="2024-06-18T11:09:00Z">
          <w:r w:rsidR="00CD6268" w:rsidRPr="00E130C1" w:rsidDel="009F7A23">
            <w:rPr>
              <w:rStyle w:val="normaltextrun"/>
              <w:rFonts w:ascii="Arial" w:hAnsi="Arial" w:cs="Arial"/>
            </w:rPr>
            <w:delText xml:space="preserve">the </w:delText>
          </w:r>
        </w:del>
      </w:ins>
      <w:ins w:id="1113" w:author="Li, Shuyuan" w:date="2024-06-11T20:59:00Z">
        <w:del w:id="1114" w:author="Gu, Wanjun" w:date="2024-06-18T11:09:00Z">
          <w:r w:rsidR="00886871" w:rsidRPr="00E130C1" w:rsidDel="009F7A23">
            <w:rPr>
              <w:rStyle w:val="normaltextrun"/>
              <w:rFonts w:ascii="Arial" w:hAnsi="Arial" w:cs="Arial"/>
            </w:rPr>
            <w:delText>ideal contour</w:delText>
          </w:r>
        </w:del>
      </w:ins>
      <w:ins w:id="1115" w:author="Li, Shuyuan" w:date="2024-06-11T22:27:00Z">
        <w:del w:id="1116" w:author="Gu, Wanjun" w:date="2024-06-18T11:09:00Z">
          <w:r w:rsidR="00CD6268" w:rsidRPr="00E130C1" w:rsidDel="009F7A23">
            <w:rPr>
              <w:rStyle w:val="normaltextrun"/>
              <w:rFonts w:ascii="Arial" w:hAnsi="Arial" w:cs="Arial"/>
            </w:rPr>
            <w:delText xml:space="preserve"> (Standard Circle)</w:delText>
          </w:r>
        </w:del>
      </w:ins>
      <w:ins w:id="1117" w:author="Li, Shuyuan" w:date="2024-06-11T22:28:00Z">
        <w:del w:id="1118" w:author="Gu, Wanjun" w:date="2024-06-18T11:09:00Z">
          <w:r w:rsidR="00CD6268" w:rsidRPr="00E130C1" w:rsidDel="009F7A23">
            <w:rPr>
              <w:rStyle w:val="normaltextrun"/>
              <w:rFonts w:ascii="Arial" w:hAnsi="Arial" w:cs="Arial"/>
            </w:rPr>
            <w:delText xml:space="preserve"> of the calcaneus. </w:delText>
          </w:r>
        </w:del>
      </w:ins>
    </w:p>
    <w:p w14:paraId="646544E6" w14:textId="7EA9361C" w:rsidR="00DF2216" w:rsidRPr="00E130C1" w:rsidDel="009F7A23" w:rsidRDefault="00DF2216" w:rsidP="009F7A23">
      <w:pPr>
        <w:rPr>
          <w:ins w:id="1119" w:author="Li, Shuyuan" w:date="2024-06-09T22:48:00Z"/>
          <w:del w:id="1120" w:author="Gu, Wanjun" w:date="2024-06-18T11:09:00Z"/>
          <w:rFonts w:ascii="Arial" w:hAnsi="Arial" w:cs="Arial"/>
          <w:color w:val="212121"/>
        </w:rPr>
        <w:pPrChange w:id="1121" w:author="Gu, Wanjun" w:date="2024-06-18T11:09:00Z">
          <w:pPr>
            <w:jc w:val="both"/>
          </w:pPr>
        </w:pPrChange>
      </w:pPr>
    </w:p>
    <w:p w14:paraId="4F922980" w14:textId="61BE20D7" w:rsidR="00D308CE" w:rsidRPr="00E130C1" w:rsidDel="009F7A23" w:rsidRDefault="00D6086F" w:rsidP="009F7A23">
      <w:pPr>
        <w:rPr>
          <w:ins w:id="1122" w:author="Li, Shuyuan" w:date="2024-06-11T22:09:00Z"/>
          <w:del w:id="1123" w:author="Gu, Wanjun" w:date="2024-06-18T11:09:00Z"/>
          <w:rFonts w:ascii="Arial" w:hAnsi="Arial" w:cs="Arial"/>
          <w:color w:val="212121"/>
        </w:rPr>
        <w:pPrChange w:id="1124" w:author="Gu, Wanjun" w:date="2024-06-18T11:09:00Z">
          <w:pPr>
            <w:jc w:val="both"/>
          </w:pPr>
        </w:pPrChange>
      </w:pPr>
      <w:del w:id="1125" w:author="Gu, Wanjun" w:date="2024-06-18T11:09:00Z">
        <w:r w:rsidRPr="00E130C1" w:rsidDel="009F7A23">
          <w:rPr>
            <w:rFonts w:ascii="Arial" w:hAnsi="Arial" w:cs="Arial"/>
            <w:color w:val="212121"/>
          </w:rPr>
          <w:delText xml:space="preserve">R v4.2.0 was used to conduct the </w:delText>
        </w:r>
      </w:del>
      <w:ins w:id="1126" w:author="Li, Shuyuan" w:date="2024-06-09T22:43:00Z">
        <w:del w:id="1127" w:author="Gu, Wanjun" w:date="2024-06-18T11:09:00Z">
          <w:r w:rsidR="00265033" w:rsidRPr="00E130C1" w:rsidDel="009F7A23">
            <w:rPr>
              <w:rFonts w:ascii="Arial" w:hAnsi="Arial" w:cs="Arial"/>
              <w:color w:val="212121"/>
            </w:rPr>
            <w:delText>relevant</w:delText>
          </w:r>
        </w:del>
      </w:ins>
      <w:ins w:id="1128" w:author="Li, Shuyuan" w:date="2024-06-09T22:44:00Z">
        <w:del w:id="1129" w:author="Gu, Wanjun" w:date="2024-06-18T11:09:00Z">
          <w:r w:rsidR="00265033" w:rsidRPr="00E130C1" w:rsidDel="009F7A23">
            <w:rPr>
              <w:rFonts w:ascii="Arial" w:hAnsi="Arial" w:cs="Arial"/>
              <w:color w:val="212121"/>
            </w:rPr>
            <w:delText xml:space="preserve"> </w:delText>
          </w:r>
        </w:del>
      </w:ins>
      <w:ins w:id="1130" w:author="Li, Shuyuan" w:date="2024-06-11T20:47:00Z">
        <w:del w:id="1131" w:author="Gu, Wanjun" w:date="2024-06-18T11:09:00Z">
          <w:r w:rsidR="003000DC" w:rsidRPr="00E130C1" w:rsidDel="009F7A23">
            <w:rPr>
              <w:rFonts w:ascii="Arial" w:hAnsi="Arial" w:cs="Arial"/>
              <w:color w:val="212121"/>
            </w:rPr>
            <w:delText>re-</w:delText>
          </w:r>
        </w:del>
      </w:ins>
      <w:del w:id="1132" w:author="Gu, Wanjun" w:date="2024-06-18T11:09:00Z">
        <w:r w:rsidRPr="00E130C1" w:rsidDel="009F7A23">
          <w:rPr>
            <w:rFonts w:ascii="Arial" w:hAnsi="Arial" w:cs="Arial"/>
            <w:color w:val="212121"/>
          </w:rPr>
          <w:delText>alignment calculations and statistical analysis</w:delText>
        </w:r>
        <w:r w:rsidR="63330953" w:rsidRPr="00E130C1" w:rsidDel="009F7A23">
          <w:rPr>
            <w:rFonts w:ascii="Arial" w:hAnsi="Arial" w:cs="Arial"/>
            <w:color w:val="212121"/>
          </w:rPr>
          <w:delText>.</w:delText>
        </w:r>
      </w:del>
      <w:ins w:id="1133" w:author="Li, Shuyuan" w:date="2024-06-09T22:50:00Z">
        <w:del w:id="1134" w:author="Gu, Wanjun" w:date="2024-06-18T11:09:00Z">
          <w:r w:rsidR="00546802" w:rsidRPr="00E130C1" w:rsidDel="009F7A23">
            <w:rPr>
              <w:rFonts w:ascii="Arial" w:hAnsi="Arial" w:cs="Arial"/>
              <w:color w:val="212121"/>
            </w:rPr>
            <w:delText xml:space="preserve"> </w:delText>
          </w:r>
        </w:del>
      </w:ins>
    </w:p>
    <w:p w14:paraId="00468CD1" w14:textId="77777777" w:rsidR="00975015" w:rsidRPr="00E130C1" w:rsidDel="00887B16" w:rsidRDefault="00975015" w:rsidP="009F7A23">
      <w:pPr>
        <w:rPr>
          <w:ins w:id="1135" w:author="Li, Shuyuan" w:date="2024-06-11T22:10:00Z"/>
          <w:del w:id="1136" w:author="Gu, Wanjun" w:date="2024-06-18T11:09:00Z"/>
          <w:rFonts w:ascii="Arial" w:hAnsi="Arial" w:cs="Arial"/>
          <w:color w:val="212121"/>
        </w:rPr>
        <w:pPrChange w:id="1137" w:author="Gu, Wanjun" w:date="2024-06-18T11:09:00Z">
          <w:pPr>
            <w:jc w:val="both"/>
          </w:pPr>
        </w:pPrChange>
      </w:pPr>
    </w:p>
    <w:p w14:paraId="6BD6783F" w14:textId="3DAC1D09" w:rsidR="00E144C7" w:rsidRPr="00E130C1" w:rsidDel="00887B16" w:rsidRDefault="00E144C7" w:rsidP="00E144C7">
      <w:pPr>
        <w:jc w:val="both"/>
        <w:rPr>
          <w:ins w:id="1138" w:author="Li, Shuyuan" w:date="2024-06-11T22:15:00Z"/>
          <w:del w:id="1139" w:author="Gu, Wanjun" w:date="2024-06-18T11:09:00Z"/>
          <w:rFonts w:ascii="Arial" w:hAnsi="Arial" w:cs="Arial"/>
          <w:color w:val="000000" w:themeColor="text1"/>
        </w:rPr>
      </w:pPr>
    </w:p>
    <w:p w14:paraId="1DCFFEC0" w14:textId="77777777" w:rsidR="00E144C7" w:rsidRPr="00E130C1" w:rsidDel="00887B16" w:rsidRDefault="00E144C7" w:rsidP="00E144C7">
      <w:pPr>
        <w:jc w:val="both"/>
        <w:rPr>
          <w:ins w:id="1140" w:author="Li, Shuyuan" w:date="2024-06-11T22:15:00Z"/>
          <w:del w:id="1141" w:author="Gu, Wanjun" w:date="2024-06-18T11:10:00Z"/>
          <w:rFonts w:ascii="Arial" w:hAnsi="Arial" w:cs="Arial"/>
          <w:color w:val="000000" w:themeColor="text1"/>
        </w:rPr>
      </w:pPr>
    </w:p>
    <w:p w14:paraId="4F6CDAF3" w14:textId="77777777" w:rsidR="00E144C7" w:rsidRPr="00E130C1" w:rsidRDefault="00E144C7" w:rsidP="00887B16">
      <w:pPr>
        <w:keepNext/>
        <w:rPr>
          <w:ins w:id="1142" w:author="Li, Shuyuan" w:date="2024-06-11T22:15:00Z"/>
          <w:rFonts w:ascii="Arial" w:hAnsi="Arial" w:cs="Arial"/>
          <w:rPrChange w:id="1143" w:author="Gu, Wanjun" w:date="2024-06-18T10:56:00Z">
            <w:rPr>
              <w:ins w:id="1144" w:author="Li, Shuyuan" w:date="2024-06-11T22:15:00Z"/>
            </w:rPr>
          </w:rPrChange>
        </w:rPr>
        <w:pPrChange w:id="1145" w:author="Gu, Wanjun" w:date="2024-06-18T11:09:00Z">
          <w:pPr>
            <w:keepNext/>
            <w:jc w:val="center"/>
          </w:pPr>
        </w:pPrChange>
      </w:pPr>
      <w:ins w:id="1146" w:author="Li, Shuyuan" w:date="2024-06-11T22:15:00Z">
        <w:r w:rsidRPr="00E130C1">
          <w:rPr>
            <w:rFonts w:ascii="Arial" w:hAnsi="Arial" w:cs="Arial"/>
            <w:noProof/>
            <w:rPrChange w:id="1147" w:author="Gu, Wanjun" w:date="2024-06-18T10:56:00Z">
              <w:rPr>
                <w:noProof/>
              </w:rPr>
            </w:rPrChange>
          </w:rPr>
          <mc:AlternateContent>
            <mc:Choice Requires="wpi">
              <w:drawing>
                <wp:anchor distT="0" distB="0" distL="114300" distR="114300" simplePos="0" relativeHeight="251661312" behindDoc="0" locked="0" layoutInCell="1" allowOverlap="1" wp14:anchorId="2B6F8EF6" wp14:editId="71CC32C1">
                  <wp:simplePos x="0" y="0"/>
                  <wp:positionH relativeFrom="column">
                    <wp:posOffset>1734280</wp:posOffset>
                  </wp:positionH>
                  <wp:positionV relativeFrom="paragraph">
                    <wp:posOffset>2283101</wp:posOffset>
                  </wp:positionV>
                  <wp:extent cx="59760" cy="39240"/>
                  <wp:effectExtent l="38100" t="38100" r="41910" b="37465"/>
                  <wp:wrapNone/>
                  <wp:docPr id="1013862671" name="Ink 2"/>
                  <wp:cNvGraphicFramePr/>
                  <a:graphic xmlns:a="http://schemas.openxmlformats.org/drawingml/2006/main">
                    <a:graphicData uri="http://schemas.microsoft.com/office/word/2010/wordprocessingInk">
                      <w14:contentPart bwMode="auto" r:id="rId16">
                        <w14:nvContentPartPr>
                          <w14:cNvContentPartPr/>
                        </w14:nvContentPartPr>
                        <w14:xfrm>
                          <a:off x="0" y="0"/>
                          <a:ext cx="59760" cy="39240"/>
                        </w14:xfrm>
                      </w14:contentPart>
                    </a:graphicData>
                  </a:graphic>
                </wp:anchor>
              </w:drawing>
            </mc:Choice>
            <mc:Fallback xmlns:w16du="http://schemas.microsoft.com/office/word/2023/wordml/word16du">
              <w:pict>
                <v:shapetype w14:anchorId="6C79A2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35.85pt;margin-top:179.05pt;width:6.1pt;height:4.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">
                  <v:imagedata r:id="rId17" o:title=""/>
                </v:shape>
              </w:pict>
            </mc:Fallback>
          </mc:AlternateContent>
        </w:r>
        <w:r w:rsidRPr="00E130C1">
          <w:rPr>
            <w:rFonts w:ascii="Arial" w:hAnsi="Arial" w:cs="Arial"/>
            <w:noProof/>
            <w:rPrChange w:id="1148" w:author="Gu, Wanjun" w:date="2024-06-18T10:56:00Z">
              <w:rPr>
                <w:noProof/>
              </w:rPr>
            </w:rPrChange>
          </w:rPr>
          <w:drawing>
            <wp:inline distT="0" distB="0" distL="0" distR="0" wp14:anchorId="41C40994" wp14:editId="18B04929">
              <wp:extent cx="5943600" cy="1725930"/>
              <wp:effectExtent l="0" t="0" r="0" b="1270"/>
              <wp:docPr id="1488444758" name="Picture 3"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62269" name="Picture 3" descr="A graph of a lin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725930"/>
                      </a:xfrm>
                      <a:prstGeom prst="rect">
                        <a:avLst/>
                      </a:prstGeom>
                    </pic:spPr>
                  </pic:pic>
                </a:graphicData>
              </a:graphic>
            </wp:inline>
          </w:drawing>
        </w:r>
      </w:ins>
    </w:p>
    <w:p w14:paraId="20420331" w14:textId="77777777" w:rsidR="00482C96" w:rsidRDefault="00482C96">
      <w:pPr>
        <w:pStyle w:val="paragraph"/>
        <w:spacing w:before="0" w:beforeAutospacing="0" w:after="0" w:afterAutospacing="0"/>
        <w:textAlignment w:val="baseline"/>
        <w:rPr>
          <w:ins w:id="1149" w:author="Gu, Wanjun" w:date="2024-06-18T11:14:00Z"/>
          <w:rFonts w:ascii="Arial" w:hAnsi="Arial" w:cs="Arial"/>
          <w:b/>
          <w:bCs/>
        </w:rPr>
      </w:pPr>
    </w:p>
    <w:p w14:paraId="48818F9B" w14:textId="302EC929" w:rsidR="00E144C7" w:rsidRPr="00E130C1" w:rsidRDefault="00E144C7">
      <w:pPr>
        <w:pStyle w:val="paragraph"/>
        <w:spacing w:before="0" w:beforeAutospacing="0" w:after="0" w:afterAutospacing="0"/>
        <w:textAlignment w:val="baseline"/>
        <w:rPr>
          <w:rFonts w:ascii="Arial" w:hAnsi="Arial" w:cs="Arial"/>
          <w:color w:val="212121"/>
        </w:rPr>
        <w:pPrChange w:id="1150" w:author="Li, Shuyuan" w:date="2024-06-11T22:28:00Z">
          <w:pPr>
            <w:jc w:val="both"/>
          </w:pPr>
        </w:pPrChange>
      </w:pPr>
      <w:commentRangeStart w:id="1151"/>
      <w:ins w:id="1152" w:author="Li, Shuyuan" w:date="2024-06-11T22:15:00Z">
        <w:r w:rsidRPr="00E130C1">
          <w:rPr>
            <w:rFonts w:ascii="Arial" w:hAnsi="Arial" w:cs="Arial"/>
            <w:b/>
            <w:bCs/>
          </w:rPr>
          <w:t xml:space="preserve">Figure 4 </w:t>
        </w:r>
      </w:ins>
      <w:ins w:id="1153" w:author="Li, Shuyuan" w:date="2024-06-11T22:26:00Z">
        <w:r w:rsidR="00B72FBE" w:rsidRPr="00E130C1">
          <w:rPr>
            <w:rFonts w:ascii="Arial" w:hAnsi="Arial" w:cs="Arial"/>
            <w:b/>
            <w:bCs/>
          </w:rPr>
          <w:t>The Concept</w:t>
        </w:r>
      </w:ins>
      <w:ins w:id="1154" w:author="Li, Shuyuan" w:date="2024-06-11T22:25:00Z">
        <w:r w:rsidR="00B72FBE" w:rsidRPr="00E130C1">
          <w:rPr>
            <w:rFonts w:ascii="Arial" w:hAnsi="Arial" w:cs="Arial"/>
            <w:b/>
            <w:bCs/>
          </w:rPr>
          <w:t xml:space="preserve"> of </w:t>
        </w:r>
      </w:ins>
      <w:ins w:id="1155" w:author="Li, Shuyuan" w:date="2024-06-11T22:23:00Z">
        <w:r w:rsidR="00B72FBE" w:rsidRPr="00E130C1">
          <w:rPr>
            <w:rFonts w:ascii="Arial" w:hAnsi="Arial" w:cs="Arial"/>
            <w:b/>
            <w:bCs/>
          </w:rPr>
          <w:t>PAIA</w:t>
        </w:r>
      </w:ins>
      <w:commentRangeEnd w:id="1151"/>
      <w:r w:rsidR="00E26DE1">
        <w:rPr>
          <w:rStyle w:val="CommentReference"/>
        </w:rPr>
        <w:commentReference w:id="1151"/>
      </w:r>
      <w:ins w:id="1156" w:author="Li, Shuyuan" w:date="2024-06-11T22:25:00Z">
        <w:r w:rsidR="00B72FBE" w:rsidRPr="00E130C1">
          <w:rPr>
            <w:rFonts w:ascii="Arial" w:hAnsi="Arial" w:cs="Arial"/>
            <w:b/>
            <w:bCs/>
          </w:rPr>
          <w:t>.</w:t>
        </w:r>
      </w:ins>
      <w:ins w:id="1157" w:author="Li, Shuyuan" w:date="2024-06-11T22:23:00Z">
        <w:r w:rsidR="00B72FBE" w:rsidRPr="00E130C1">
          <w:rPr>
            <w:rFonts w:ascii="Arial" w:hAnsi="Arial" w:cs="Arial"/>
            <w:b/>
            <w:bCs/>
          </w:rPr>
          <w:t xml:space="preserve"> </w:t>
        </w:r>
      </w:ins>
      <w:ins w:id="1158" w:author="Li, Shuyuan" w:date="2024-06-11T22:26:00Z">
        <w:r w:rsidR="00B72FBE" w:rsidRPr="00E130C1">
          <w:rPr>
            <w:rFonts w:ascii="Arial" w:hAnsi="Arial" w:cs="Arial"/>
            <w:rPrChange w:id="1159" w:author="Gu, Wanjun" w:date="2024-06-18T10:56:00Z">
              <w:rPr>
                <w:rFonts w:ascii="Arial" w:hAnsi="Arial" w:cs="Arial"/>
                <w:b/>
                <w:bCs/>
              </w:rPr>
            </w:rPrChange>
          </w:rPr>
          <w:t xml:space="preserve">PAIA </w:t>
        </w:r>
      </w:ins>
      <w:ins w:id="1160" w:author="Li, Shuyuan" w:date="2024-06-11T22:23:00Z">
        <w:r w:rsidR="00B72FBE" w:rsidRPr="00E130C1">
          <w:rPr>
            <w:rFonts w:ascii="Arial" w:hAnsi="Arial" w:cs="Arial"/>
            <w:rPrChange w:id="1161" w:author="Gu, Wanjun" w:date="2024-06-18T10:56:00Z">
              <w:rPr>
                <w:rFonts w:ascii="Arial" w:hAnsi="Arial" w:cs="Arial"/>
                <w:b/>
                <w:bCs/>
              </w:rPr>
            </w:rPrChange>
          </w:rPr>
          <w:t xml:space="preserve">was developed </w:t>
        </w:r>
      </w:ins>
      <w:ins w:id="1162" w:author="Li, Shuyuan" w:date="2024-06-11T22:24:00Z">
        <w:r w:rsidR="00B72FBE" w:rsidRPr="00E130C1">
          <w:rPr>
            <w:rFonts w:ascii="Arial" w:hAnsi="Arial" w:cs="Arial"/>
            <w:rPrChange w:id="1163" w:author="Gu, Wanjun" w:date="2024-06-18T10:56:00Z">
              <w:rPr>
                <w:rFonts w:ascii="Arial" w:hAnsi="Arial" w:cs="Arial"/>
                <w:b/>
                <w:bCs/>
              </w:rPr>
            </w:rPrChange>
          </w:rPr>
          <w:t xml:space="preserve">to </w:t>
        </w:r>
      </w:ins>
      <w:ins w:id="1164" w:author="Li, Shuyuan" w:date="2024-06-11T22:26:00Z">
        <w:r w:rsidR="00AE6BFC" w:rsidRPr="00E130C1">
          <w:rPr>
            <w:rFonts w:ascii="Arial" w:hAnsi="Arial" w:cs="Arial"/>
          </w:rPr>
          <w:t xml:space="preserve">both </w:t>
        </w:r>
      </w:ins>
      <w:ins w:id="1165" w:author="Li, Shuyuan" w:date="2024-06-11T22:24:00Z">
        <w:r w:rsidR="00B72FBE" w:rsidRPr="00E130C1">
          <w:rPr>
            <w:rFonts w:ascii="Arial" w:hAnsi="Arial" w:cs="Arial"/>
            <w:rPrChange w:id="1166" w:author="Gu, Wanjun" w:date="2024-06-18T10:56:00Z">
              <w:rPr>
                <w:rFonts w:ascii="Arial" w:hAnsi="Arial" w:cs="Arial"/>
                <w:b/>
                <w:bCs/>
              </w:rPr>
            </w:rPrChange>
          </w:rPr>
          <w:t>reflect</w:t>
        </w:r>
        <w:r w:rsidR="00B72FBE" w:rsidRPr="00E130C1">
          <w:rPr>
            <w:rFonts w:ascii="Arial" w:hAnsi="Arial" w:cs="Arial"/>
            <w:b/>
            <w:bCs/>
          </w:rPr>
          <w:t xml:space="preserve"> </w:t>
        </w:r>
      </w:ins>
      <w:ins w:id="1167" w:author="Li, Shuyuan" w:date="2024-06-11T22:25:00Z">
        <w:r w:rsidR="00B72FBE" w:rsidRPr="00E130C1">
          <w:rPr>
            <w:rFonts w:ascii="Arial" w:hAnsi="Arial" w:cs="Arial"/>
            <w:rPrChange w:id="1168" w:author="Gu, Wanjun" w:date="2024-06-18T10:56:00Z">
              <w:rPr/>
            </w:rPrChange>
          </w:rPr>
          <w:t>the</w:t>
        </w:r>
      </w:ins>
      <w:ins w:id="1169" w:author="Gu, Wanjun" w:date="2024-06-18T17:17:00Z">
        <w:r w:rsidR="009B4644">
          <w:rPr>
            <w:rFonts w:ascii="Arial" w:hAnsi="Arial" w:cs="Arial" w:hint="eastAsia"/>
            <w:lang w:eastAsia="zh-CN"/>
          </w:rPr>
          <w:t xml:space="preserve"> degree</w:t>
        </w:r>
        <w:r w:rsidR="009B4644">
          <w:rPr>
            <w:rFonts w:ascii="Arial" w:hAnsi="Arial" w:cs="Arial"/>
            <w:lang w:eastAsia="zh-CN"/>
          </w:rPr>
          <w:t xml:space="preserve"> of</w:t>
        </w:r>
      </w:ins>
      <w:ins w:id="1170" w:author="Li, Shuyuan" w:date="2024-06-11T22:25:00Z">
        <w:r w:rsidR="00B72FBE" w:rsidRPr="00E130C1">
          <w:rPr>
            <w:rFonts w:ascii="Arial" w:hAnsi="Arial" w:cs="Arial"/>
            <w:rPrChange w:id="1171" w:author="Gu, Wanjun" w:date="2024-06-18T10:56:00Z">
              <w:rPr/>
            </w:rPrChange>
          </w:rPr>
          <w:t xml:space="preserve"> enlarge</w:t>
        </w:r>
      </w:ins>
      <w:ins w:id="1172" w:author="Gu, Wanjun" w:date="2024-06-18T17:17:00Z">
        <w:r w:rsidR="009B4644">
          <w:rPr>
            <w:rFonts w:ascii="Arial" w:hAnsi="Arial" w:cs="Arial"/>
          </w:rPr>
          <w:t xml:space="preserve">ment </w:t>
        </w:r>
      </w:ins>
      <w:ins w:id="1173" w:author="Li, Shuyuan" w:date="2024-06-11T22:25:00Z">
        <w:del w:id="1174" w:author="Gu, Wanjun" w:date="2024-06-18T17:17:00Z">
          <w:r w:rsidR="00B72FBE" w:rsidRPr="00E130C1" w:rsidDel="009B4644">
            <w:rPr>
              <w:rFonts w:ascii="Arial" w:hAnsi="Arial" w:cs="Arial"/>
              <w:rPrChange w:id="1175" w:author="Gu, Wanjun" w:date="2024-06-18T10:56:00Z">
                <w:rPr/>
              </w:rPrChange>
            </w:rPr>
            <w:delText xml:space="preserve">d degrees </w:delText>
          </w:r>
        </w:del>
        <w:r w:rsidR="00B72FBE" w:rsidRPr="00E130C1">
          <w:rPr>
            <w:rFonts w:ascii="Arial" w:hAnsi="Arial" w:cs="Arial"/>
            <w:rPrChange w:id="1176" w:author="Gu, Wanjun" w:date="2024-06-18T10:56:00Z">
              <w:rPr/>
            </w:rPrChange>
          </w:rPr>
          <w:t xml:space="preserve">of the calcaneal tuberosity in feet with </w:t>
        </w:r>
        <w:del w:id="1177" w:author="Gu, Wanjun" w:date="2024-06-18T11:28:00Z">
          <w:r w:rsidR="00B72FBE" w:rsidRPr="00E130C1" w:rsidDel="00A55ABE">
            <w:rPr>
              <w:rFonts w:ascii="Arial" w:hAnsi="Arial" w:cs="Arial"/>
              <w:rPrChange w:id="1178" w:author="Gu, Wanjun" w:date="2024-06-18T10:56:00Z">
                <w:rPr/>
              </w:rPrChange>
            </w:rPr>
            <w:delText>IAT</w:delText>
          </w:r>
        </w:del>
      </w:ins>
      <w:ins w:id="1179" w:author="Li, Shuyuan" w:date="2024-06-11T22:26:00Z">
        <w:del w:id="1180" w:author="Gu, Wanjun" w:date="2024-06-18T11:28:00Z">
          <w:r w:rsidR="00AE6BFC" w:rsidRPr="00E130C1" w:rsidDel="00A55ABE">
            <w:rPr>
              <w:rFonts w:ascii="Arial" w:hAnsi="Arial" w:cs="Arial"/>
              <w:rPrChange w:id="1181" w:author="Gu, Wanjun" w:date="2024-06-18T10:56:00Z">
                <w:rPr/>
              </w:rPrChange>
            </w:rPr>
            <w:delText>, and</w:delText>
          </w:r>
        </w:del>
      </w:ins>
      <w:ins w:id="1182" w:author="Gu, Wanjun" w:date="2024-06-18T11:28:00Z">
        <w:r w:rsidR="00A55ABE" w:rsidRPr="00A55ABE">
          <w:rPr>
            <w:rFonts w:ascii="Arial" w:hAnsi="Arial" w:cs="Arial"/>
          </w:rPr>
          <w:t>IAT and</w:t>
        </w:r>
      </w:ins>
      <w:ins w:id="1183" w:author="Li, Shuyuan" w:date="2024-06-11T22:26:00Z">
        <w:r w:rsidR="00AE6BFC" w:rsidRPr="00E130C1">
          <w:rPr>
            <w:rFonts w:ascii="Arial" w:hAnsi="Arial" w:cs="Arial"/>
            <w:rPrChange w:id="1184" w:author="Gu, Wanjun" w:date="2024-06-18T10:56:00Z">
              <w:rPr/>
            </w:rPrChange>
          </w:rPr>
          <w:t xml:space="preserve"> represent</w:t>
        </w:r>
        <w:r w:rsidR="0057302F" w:rsidRPr="00E130C1">
          <w:rPr>
            <w:rFonts w:ascii="Arial" w:hAnsi="Arial" w:cs="Arial"/>
            <w:rPrChange w:id="1185" w:author="Gu, Wanjun" w:date="2024-06-18T10:56:00Z">
              <w:rPr/>
            </w:rPrChange>
          </w:rPr>
          <w:t xml:space="preserve"> </w:t>
        </w:r>
      </w:ins>
      <w:ins w:id="1186" w:author="Li, Shuyuan" w:date="2024-06-11T22:25:00Z">
        <w:r w:rsidR="00B72FBE" w:rsidRPr="00E130C1">
          <w:rPr>
            <w:rStyle w:val="normaltextrun"/>
            <w:rFonts w:ascii="Arial" w:hAnsi="Arial" w:cs="Arial"/>
            <w:color w:val="000000" w:themeColor="text1"/>
          </w:rPr>
          <w:t xml:space="preserve">the angle by which </w:t>
        </w:r>
        <w:r w:rsidR="00B72FBE" w:rsidRPr="00E130C1">
          <w:rPr>
            <w:rStyle w:val="normaltextrun"/>
            <w:rFonts w:ascii="Arial" w:hAnsi="Arial" w:cs="Arial"/>
          </w:rPr>
          <w:t xml:space="preserve">the enlarged calcaneal tuberosity curve can be rotated around the weightbearing point to </w:t>
        </w:r>
        <w:del w:id="1187" w:author="Gu, Wanjun" w:date="2024-06-18T11:28:00Z">
          <w:r w:rsidR="00B72FBE" w:rsidRPr="00E130C1" w:rsidDel="00A55ABE">
            <w:rPr>
              <w:rStyle w:val="normaltextrun"/>
              <w:rFonts w:ascii="Arial" w:hAnsi="Arial" w:cs="Arial"/>
            </w:rPr>
            <w:delText>best-fit</w:delText>
          </w:r>
        </w:del>
      </w:ins>
      <w:ins w:id="1188" w:author="Gu, Wanjun" w:date="2024-06-18T11:28:00Z">
        <w:r w:rsidR="00A55ABE" w:rsidRPr="00E130C1">
          <w:rPr>
            <w:rStyle w:val="normaltextrun"/>
            <w:rFonts w:ascii="Arial" w:hAnsi="Arial" w:cs="Arial"/>
          </w:rPr>
          <w:t>best fit</w:t>
        </w:r>
      </w:ins>
      <w:ins w:id="1189" w:author="Li, Shuyuan" w:date="2024-06-11T22:25:00Z">
        <w:r w:rsidR="00B72FBE" w:rsidRPr="00E130C1">
          <w:rPr>
            <w:rStyle w:val="normaltextrun"/>
            <w:rFonts w:ascii="Arial" w:hAnsi="Arial" w:cs="Arial"/>
          </w:rPr>
          <w:t xml:space="preserve"> </w:t>
        </w:r>
      </w:ins>
      <w:ins w:id="1190" w:author="Li, Shuyuan" w:date="2024-06-11T22:27:00Z">
        <w:r w:rsidR="00AE6BFC" w:rsidRPr="00E130C1">
          <w:rPr>
            <w:rStyle w:val="normaltextrun"/>
            <w:rFonts w:ascii="Arial" w:hAnsi="Arial" w:cs="Arial"/>
          </w:rPr>
          <w:t>the</w:t>
        </w:r>
      </w:ins>
      <w:ins w:id="1191" w:author="Li, Shuyuan" w:date="2024-06-11T22:25:00Z">
        <w:r w:rsidR="00B72FBE" w:rsidRPr="00E130C1">
          <w:rPr>
            <w:rStyle w:val="normaltextrun"/>
            <w:rFonts w:ascii="Arial" w:hAnsi="Arial" w:cs="Arial"/>
          </w:rPr>
          <w:t xml:space="preserve"> ideal contour</w:t>
        </w:r>
      </w:ins>
      <w:ins w:id="1192" w:author="Li, Shuyuan" w:date="2024-06-11T22:27:00Z">
        <w:r w:rsidR="00AE6BFC" w:rsidRPr="00E130C1">
          <w:rPr>
            <w:rStyle w:val="normaltextrun"/>
            <w:rFonts w:ascii="Arial" w:hAnsi="Arial" w:cs="Arial"/>
          </w:rPr>
          <w:t xml:space="preserve"> (Standard Circle) of the calcaneus.</w:t>
        </w:r>
      </w:ins>
      <w:ins w:id="1193" w:author="Li, Shuyuan" w:date="2024-06-11T22:28:00Z">
        <w:r w:rsidR="006542D4" w:rsidRPr="00E130C1">
          <w:rPr>
            <w:rStyle w:val="normaltextrun"/>
            <w:rFonts w:ascii="Arial" w:hAnsi="Arial" w:cs="Arial"/>
          </w:rPr>
          <w:t xml:space="preserve"> </w:t>
        </w:r>
      </w:ins>
      <w:ins w:id="1194" w:author="Li, Shuyuan" w:date="2024-06-11T22:15:00Z">
        <w:r w:rsidRPr="00E130C1">
          <w:rPr>
            <w:rFonts w:ascii="Arial" w:hAnsi="Arial" w:cs="Arial"/>
          </w:rPr>
          <w:t xml:space="preserve">In </w:t>
        </w:r>
      </w:ins>
      <w:ins w:id="1195" w:author="Gu, Wanjun" w:date="2024-06-18T17:18:00Z">
        <w:r w:rsidR="009B4644">
          <w:rPr>
            <w:rFonts w:ascii="Arial" w:hAnsi="Arial" w:cs="Arial"/>
          </w:rPr>
          <w:t>F</w:t>
        </w:r>
      </w:ins>
      <w:ins w:id="1196" w:author="Li, Shuyuan" w:date="2024-06-11T22:15:00Z">
        <w:del w:id="1197" w:author="Gu, Wanjun" w:date="2024-06-18T17:18:00Z">
          <w:r w:rsidRPr="00E130C1" w:rsidDel="009B4644">
            <w:rPr>
              <w:rFonts w:ascii="Arial" w:hAnsi="Arial" w:cs="Arial"/>
            </w:rPr>
            <w:delText>f</w:delText>
          </w:r>
        </w:del>
        <w:r w:rsidRPr="00E130C1">
          <w:rPr>
            <w:rFonts w:ascii="Arial" w:hAnsi="Arial" w:cs="Arial"/>
          </w:rPr>
          <w:t xml:space="preserve">igure 4A, </w:t>
        </w:r>
        <w:r w:rsidRPr="00E130C1">
          <w:rPr>
            <w:rFonts w:ascii="Arial" w:hAnsi="Arial" w:cs="Arial"/>
            <w:color w:val="000000" w:themeColor="text1"/>
          </w:rPr>
          <w:t xml:space="preserve">purple dots denote the superior </w:t>
        </w:r>
      </w:ins>
      <w:ins w:id="1198" w:author="Li, Shuyuan" w:date="2024-06-11T22:31:00Z">
        <w:r w:rsidR="001D35B8" w:rsidRPr="00E130C1">
          <w:rPr>
            <w:rFonts w:ascii="Arial" w:hAnsi="Arial" w:cs="Arial"/>
            <w:color w:val="000000" w:themeColor="text1"/>
          </w:rPr>
          <w:t>section</w:t>
        </w:r>
      </w:ins>
      <w:ins w:id="1199" w:author="Li, Shuyuan" w:date="2024-06-11T22:15:00Z">
        <w:r w:rsidRPr="00E130C1">
          <w:rPr>
            <w:rFonts w:ascii="Arial" w:hAnsi="Arial" w:cs="Arial"/>
            <w:color w:val="000000" w:themeColor="text1"/>
          </w:rPr>
          <w:t xml:space="preserve"> of the calcane</w:t>
        </w:r>
      </w:ins>
      <w:ins w:id="1200" w:author="Li, Shuyuan" w:date="2024-06-11T22:31:00Z">
        <w:r w:rsidR="001D35B8" w:rsidRPr="00E130C1">
          <w:rPr>
            <w:rFonts w:ascii="Arial" w:hAnsi="Arial" w:cs="Arial"/>
            <w:color w:val="000000" w:themeColor="text1"/>
          </w:rPr>
          <w:t>us</w:t>
        </w:r>
      </w:ins>
      <w:ins w:id="1201" w:author="Li, Shuyuan" w:date="2024-06-11T22:32:00Z">
        <w:r w:rsidR="001D35B8" w:rsidRPr="00E130C1">
          <w:rPr>
            <w:rFonts w:ascii="Arial" w:hAnsi="Arial" w:cs="Arial"/>
            <w:color w:val="000000" w:themeColor="text1"/>
          </w:rPr>
          <w:t>,</w:t>
        </w:r>
      </w:ins>
      <w:ins w:id="1202" w:author="Li, Shuyuan" w:date="2024-06-11T22:15:00Z">
        <w:r w:rsidRPr="00E130C1">
          <w:rPr>
            <w:rFonts w:ascii="Arial" w:hAnsi="Arial" w:cs="Arial"/>
            <w:color w:val="000000" w:themeColor="text1"/>
          </w:rPr>
          <w:t xml:space="preserve"> the red dots </w:t>
        </w:r>
      </w:ins>
      <w:ins w:id="1203" w:author="Li, Shuyuan" w:date="2024-06-11T22:31:00Z">
        <w:r w:rsidR="001D35B8" w:rsidRPr="00E130C1">
          <w:rPr>
            <w:rFonts w:ascii="Arial" w:hAnsi="Arial" w:cs="Arial"/>
            <w:color w:val="000000" w:themeColor="text1"/>
          </w:rPr>
          <w:t xml:space="preserve">outline </w:t>
        </w:r>
      </w:ins>
      <w:ins w:id="1204" w:author="Li, Shuyuan" w:date="2024-06-11T22:15:00Z">
        <w:r w:rsidRPr="00E130C1">
          <w:rPr>
            <w:rFonts w:ascii="Arial" w:hAnsi="Arial" w:cs="Arial"/>
            <w:color w:val="000000" w:themeColor="text1"/>
          </w:rPr>
          <w:t xml:space="preserve">the </w:t>
        </w:r>
      </w:ins>
      <w:ins w:id="1205" w:author="Li, Shuyuan" w:date="2024-06-11T22:31:00Z">
        <w:r w:rsidR="001D35B8" w:rsidRPr="00E130C1">
          <w:rPr>
            <w:rFonts w:ascii="Arial" w:hAnsi="Arial" w:cs="Arial"/>
            <w:color w:val="000000" w:themeColor="text1"/>
          </w:rPr>
          <w:t xml:space="preserve">enlarged </w:t>
        </w:r>
      </w:ins>
      <w:ins w:id="1206" w:author="Li, Shuyuan" w:date="2024-06-11T22:32:00Z">
        <w:r w:rsidR="001D35B8" w:rsidRPr="00E130C1">
          <w:rPr>
            <w:rFonts w:ascii="Arial" w:hAnsi="Arial" w:cs="Arial"/>
            <w:color w:val="000000" w:themeColor="text1"/>
          </w:rPr>
          <w:t xml:space="preserve">calcaneal tuberosity, while green dots represent the realigned calcaneal tuberosity </w:t>
        </w:r>
      </w:ins>
      <w:ins w:id="1207" w:author="Li, Shuyuan" w:date="2024-06-11T22:33:00Z">
        <w:r w:rsidR="001D35B8" w:rsidRPr="00E130C1">
          <w:rPr>
            <w:rFonts w:ascii="Arial" w:hAnsi="Arial" w:cs="Arial"/>
            <w:color w:val="000000" w:themeColor="text1"/>
          </w:rPr>
          <w:t>to best fit the Standard Circle of the calcaneus with IAT</w:t>
        </w:r>
      </w:ins>
      <w:ins w:id="1208" w:author="Li, Shuyuan" w:date="2024-06-11T22:15:00Z">
        <w:r w:rsidRPr="00E130C1">
          <w:rPr>
            <w:rFonts w:ascii="Arial" w:hAnsi="Arial" w:cs="Arial"/>
            <w:color w:val="000000" w:themeColor="text1"/>
          </w:rPr>
          <w:t>.</w:t>
        </w:r>
        <w:r w:rsidRPr="00E130C1">
          <w:rPr>
            <w:rFonts w:ascii="Arial" w:hAnsi="Arial" w:cs="Arial"/>
          </w:rPr>
          <w:t xml:space="preserve"> </w:t>
        </w:r>
        <w:del w:id="1209" w:author="Gu, Wanjun" w:date="2024-06-18T17:18:00Z">
          <w:r w:rsidRPr="00E130C1" w:rsidDel="009B4644">
            <w:rPr>
              <w:rFonts w:ascii="Arial" w:hAnsi="Arial" w:cs="Arial"/>
            </w:rPr>
            <w:delText xml:space="preserve">The teal dots </w:delText>
          </w:r>
        </w:del>
      </w:ins>
      <w:ins w:id="1210" w:author="Li, Shuyuan" w:date="2024-06-11T22:35:00Z">
        <w:del w:id="1211" w:author="Gu, Wanjun" w:date="2024-06-18T17:18:00Z">
          <w:r w:rsidR="00E5371F" w:rsidRPr="00E130C1" w:rsidDel="009B4644">
            <w:rPr>
              <w:rFonts w:ascii="Arial" w:hAnsi="Arial" w:cs="Arial"/>
            </w:rPr>
            <w:delText xml:space="preserve">in </w:delText>
          </w:r>
        </w:del>
        <w:r w:rsidR="00E5371F" w:rsidRPr="00E130C1">
          <w:rPr>
            <w:rFonts w:ascii="Arial" w:hAnsi="Arial" w:cs="Arial"/>
          </w:rPr>
          <w:t xml:space="preserve">Figure 4B </w:t>
        </w:r>
      </w:ins>
      <w:ins w:id="1212" w:author="Gu, Wanjun" w:date="2024-06-18T17:18:00Z">
        <w:r w:rsidR="009B4644">
          <w:rPr>
            <w:rFonts w:ascii="Arial" w:hAnsi="Arial" w:cs="Arial"/>
          </w:rPr>
          <w:t xml:space="preserve">visualized the change of the rotational loss </w:t>
        </w:r>
      </w:ins>
      <w:ins w:id="1213" w:author="Gu, Wanjun" w:date="2024-06-18T17:19:00Z">
        <w:r w:rsidR="009B4644">
          <w:rPr>
            <w:rFonts w:ascii="Arial" w:hAnsi="Arial" w:cs="Arial"/>
          </w:rPr>
          <w:t xml:space="preserve">while rotating </w:t>
        </w:r>
      </w:ins>
      <w:ins w:id="1214" w:author="Li, Shuyuan" w:date="2024-06-11T22:15:00Z">
        <w:del w:id="1215" w:author="Gu, Wanjun" w:date="2024-06-18T17:19:00Z">
          <w:r w:rsidRPr="00E130C1" w:rsidDel="009B4644">
            <w:rPr>
              <w:rFonts w:ascii="Arial" w:hAnsi="Arial" w:cs="Arial"/>
            </w:rPr>
            <w:delText xml:space="preserve">are the simulated </w:delText>
          </w:r>
        </w:del>
      </w:ins>
      <w:ins w:id="1216" w:author="Li, Shuyuan" w:date="2024-06-11T22:37:00Z">
        <w:del w:id="1217" w:author="Gu, Wanjun" w:date="2024-06-18T17:19:00Z">
          <w:r w:rsidR="005F3805" w:rsidRPr="00E130C1" w:rsidDel="009B4644">
            <w:rPr>
              <w:rFonts w:ascii="Arial" w:hAnsi="Arial" w:cs="Arial"/>
            </w:rPr>
            <w:delText xml:space="preserve">mathematical </w:delText>
          </w:r>
        </w:del>
      </w:ins>
      <w:ins w:id="1218" w:author="Li, Shuyuan" w:date="2024-06-11T22:15:00Z">
        <w:del w:id="1219" w:author="Gu, Wanjun" w:date="2024-06-18T17:19:00Z">
          <w:r w:rsidRPr="00E130C1" w:rsidDel="009B4644">
            <w:rPr>
              <w:rFonts w:ascii="Arial" w:hAnsi="Arial" w:cs="Arial"/>
            </w:rPr>
            <w:delText xml:space="preserve">movement </w:delText>
          </w:r>
        </w:del>
      </w:ins>
      <w:ins w:id="1220" w:author="Li, Shuyuan" w:date="2024-06-11T22:36:00Z">
        <w:del w:id="1221" w:author="Gu, Wanjun" w:date="2024-06-18T17:19:00Z">
          <w:r w:rsidR="00AF00FA" w:rsidRPr="00E130C1" w:rsidDel="009B4644">
            <w:rPr>
              <w:rFonts w:ascii="Arial" w:hAnsi="Arial" w:cs="Arial"/>
            </w:rPr>
            <w:delText>(</w:delText>
          </w:r>
          <w:r w:rsidR="00AF00FA" w:rsidRPr="00E130C1" w:rsidDel="009B4644">
            <w:rPr>
              <w:rFonts w:ascii="Arial" w:hAnsi="Arial" w:cs="Arial"/>
              <w:highlight w:val="yellow"/>
              <w:rPrChange w:id="1222" w:author="Gu, Wanjun" w:date="2024-06-18T10:56:00Z">
                <w:rPr>
                  <w:rFonts w:ascii="Arial" w:hAnsi="Arial" w:cs="Arial"/>
                </w:rPr>
              </w:rPrChange>
            </w:rPr>
            <w:delText xml:space="preserve">not </w:delText>
          </w:r>
        </w:del>
      </w:ins>
      <w:ins w:id="1223" w:author="Li, Shuyuan" w:date="2024-06-11T22:38:00Z">
        <w:del w:id="1224" w:author="Gu, Wanjun" w:date="2024-06-18T17:19:00Z">
          <w:r w:rsidR="00666B0D" w:rsidRPr="00E130C1" w:rsidDel="009B4644">
            <w:rPr>
              <w:rFonts w:ascii="Arial" w:hAnsi="Arial" w:cs="Arial"/>
              <w:highlight w:val="yellow"/>
            </w:rPr>
            <w:delText xml:space="preserve">an illustration of </w:delText>
          </w:r>
        </w:del>
      </w:ins>
      <w:ins w:id="1225" w:author="Li, Shuyuan" w:date="2024-06-11T22:36:00Z">
        <w:del w:id="1226" w:author="Gu, Wanjun" w:date="2024-06-18T17:19:00Z">
          <w:r w:rsidR="005F3805" w:rsidRPr="00E130C1" w:rsidDel="009B4644">
            <w:rPr>
              <w:rFonts w:ascii="Arial" w:hAnsi="Arial" w:cs="Arial"/>
              <w:highlight w:val="yellow"/>
              <w:rPrChange w:id="1227" w:author="Gu, Wanjun" w:date="2024-06-18T10:56:00Z">
                <w:rPr>
                  <w:rFonts w:ascii="Arial" w:hAnsi="Arial" w:cs="Arial"/>
                </w:rPr>
              </w:rPrChange>
            </w:rPr>
            <w:delText>the</w:delText>
          </w:r>
        </w:del>
      </w:ins>
      <w:ins w:id="1228" w:author="Li, Shuyuan" w:date="2024-06-11T22:37:00Z">
        <w:del w:id="1229" w:author="Gu, Wanjun" w:date="2024-06-18T17:19:00Z">
          <w:r w:rsidR="00666B0D" w:rsidRPr="00E130C1" w:rsidDel="009B4644">
            <w:rPr>
              <w:rFonts w:ascii="Arial" w:hAnsi="Arial" w:cs="Arial"/>
              <w:highlight w:val="yellow"/>
              <w:rPrChange w:id="1230" w:author="Gu, Wanjun" w:date="2024-06-18T10:56:00Z">
                <w:rPr>
                  <w:rFonts w:ascii="Arial" w:hAnsi="Arial" w:cs="Arial"/>
                </w:rPr>
              </w:rPrChange>
            </w:rPr>
            <w:delText xml:space="preserve"> physical</w:delText>
          </w:r>
        </w:del>
      </w:ins>
      <w:ins w:id="1231" w:author="Li, Shuyuan" w:date="2024-06-11T22:36:00Z">
        <w:del w:id="1232" w:author="Gu, Wanjun" w:date="2024-06-18T17:19:00Z">
          <w:r w:rsidR="005F3805" w:rsidRPr="00E130C1" w:rsidDel="009B4644">
            <w:rPr>
              <w:rFonts w:ascii="Arial" w:hAnsi="Arial" w:cs="Arial"/>
              <w:highlight w:val="yellow"/>
              <w:rPrChange w:id="1233" w:author="Gu, Wanjun" w:date="2024-06-18T10:56:00Z">
                <w:rPr>
                  <w:rFonts w:ascii="Arial" w:hAnsi="Arial" w:cs="Arial"/>
                </w:rPr>
              </w:rPrChange>
            </w:rPr>
            <w:delText xml:space="preserve"> </w:delText>
          </w:r>
        </w:del>
      </w:ins>
      <w:ins w:id="1234" w:author="Li, Shuyuan" w:date="2024-06-11T22:37:00Z">
        <w:del w:id="1235" w:author="Gu, Wanjun" w:date="2024-06-18T17:19:00Z">
          <w:r w:rsidR="005F3805" w:rsidRPr="00E130C1" w:rsidDel="009B4644">
            <w:rPr>
              <w:rFonts w:ascii="Arial" w:hAnsi="Arial" w:cs="Arial"/>
              <w:highlight w:val="yellow"/>
              <w:rPrChange w:id="1236" w:author="Gu, Wanjun" w:date="2024-06-18T10:56:00Z">
                <w:rPr>
                  <w:rFonts w:ascii="Arial" w:hAnsi="Arial" w:cs="Arial"/>
                </w:rPr>
              </w:rPrChange>
            </w:rPr>
            <w:delText>rotation</w:delText>
          </w:r>
        </w:del>
      </w:ins>
      <w:ins w:id="1237" w:author="Li, Shuyuan" w:date="2024-06-11T22:36:00Z">
        <w:del w:id="1238" w:author="Gu, Wanjun" w:date="2024-06-18T17:19:00Z">
          <w:r w:rsidR="00AF00FA" w:rsidRPr="00E130C1" w:rsidDel="009B4644">
            <w:rPr>
              <w:rFonts w:ascii="Arial" w:hAnsi="Arial" w:cs="Arial"/>
            </w:rPr>
            <w:delText xml:space="preserve">) </w:delText>
          </w:r>
        </w:del>
      </w:ins>
      <w:ins w:id="1239" w:author="Li, Shuyuan" w:date="2024-06-11T22:15:00Z">
        <w:del w:id="1240" w:author="Gu, Wanjun" w:date="2024-06-18T17:19:00Z">
          <w:r w:rsidRPr="00E130C1" w:rsidDel="009B4644">
            <w:rPr>
              <w:rFonts w:ascii="Arial" w:hAnsi="Arial" w:cs="Arial"/>
            </w:rPr>
            <w:delText xml:space="preserve">of </w:delText>
          </w:r>
        </w:del>
        <w:r w:rsidRPr="00E130C1">
          <w:rPr>
            <w:rFonts w:ascii="Arial" w:hAnsi="Arial" w:cs="Arial"/>
          </w:rPr>
          <w:t xml:space="preserve">the </w:t>
        </w:r>
      </w:ins>
      <w:ins w:id="1241" w:author="Li, Shuyuan" w:date="2024-06-11T22:36:00Z">
        <w:r w:rsidR="00DB6D0F" w:rsidRPr="00E130C1">
          <w:rPr>
            <w:rFonts w:ascii="Arial" w:hAnsi="Arial" w:cs="Arial"/>
          </w:rPr>
          <w:t xml:space="preserve">enlarged </w:t>
        </w:r>
      </w:ins>
      <w:ins w:id="1242" w:author="Li, Shuyuan" w:date="2024-06-11T22:15:00Z">
        <w:r w:rsidRPr="00E130C1">
          <w:rPr>
            <w:rFonts w:ascii="Arial" w:hAnsi="Arial" w:cs="Arial"/>
          </w:rPr>
          <w:t xml:space="preserve">calcaneus tuberosity to </w:t>
        </w:r>
      </w:ins>
      <w:ins w:id="1243" w:author="Li, Shuyuan" w:date="2024-06-11T22:36:00Z">
        <w:r w:rsidR="00DB6D0F" w:rsidRPr="00E130C1">
          <w:rPr>
            <w:rFonts w:ascii="Arial" w:hAnsi="Arial" w:cs="Arial"/>
          </w:rPr>
          <w:t>its ideal contou</w:t>
        </w:r>
      </w:ins>
      <w:ins w:id="1244" w:author="Gu, Wanjun" w:date="2024-06-18T11:09:00Z">
        <w:r w:rsidR="00887B16">
          <w:rPr>
            <w:rFonts w:ascii="Arial" w:hAnsi="Arial" w:cs="Arial"/>
          </w:rPr>
          <w:t>r</w:t>
        </w:r>
      </w:ins>
      <w:ins w:id="1245" w:author="Gu, Wanjun" w:date="2024-06-18T17:19:00Z">
        <w:r w:rsidR="009B4644">
          <w:rPr>
            <w:rFonts w:ascii="Arial" w:hAnsi="Arial" w:cs="Arial"/>
          </w:rPr>
          <w:t xml:space="preserve"> predicted by the</w:t>
        </w:r>
      </w:ins>
      <w:ins w:id="1246" w:author="Li, Shuyuan" w:date="2024-06-11T22:36:00Z">
        <w:del w:id="1247" w:author="Gu, Wanjun" w:date="2024-06-18T17:19:00Z">
          <w:r w:rsidR="00DB6D0F" w:rsidRPr="00E130C1" w:rsidDel="009B4644">
            <w:rPr>
              <w:rFonts w:ascii="Arial" w:hAnsi="Arial" w:cs="Arial"/>
            </w:rPr>
            <w:delText>/</w:delText>
          </w:r>
        </w:del>
      </w:ins>
      <w:ins w:id="1248" w:author="Li, Shuyuan" w:date="2024-06-11T22:15:00Z">
        <w:r w:rsidRPr="00E130C1">
          <w:rPr>
            <w:rFonts w:ascii="Arial" w:hAnsi="Arial" w:cs="Arial"/>
          </w:rPr>
          <w:t xml:space="preserve"> </w:t>
        </w:r>
      </w:ins>
      <w:ins w:id="1249" w:author="Li, Shuyuan" w:date="2024-06-11T22:35:00Z">
        <w:r w:rsidR="00E5371F" w:rsidRPr="00E130C1">
          <w:rPr>
            <w:rFonts w:ascii="Arial" w:hAnsi="Arial" w:cs="Arial"/>
          </w:rPr>
          <w:t>S</w:t>
        </w:r>
      </w:ins>
      <w:ins w:id="1250" w:author="Li, Shuyuan" w:date="2024-06-11T22:15:00Z">
        <w:r w:rsidRPr="00E130C1">
          <w:rPr>
            <w:rFonts w:ascii="Arial" w:hAnsi="Arial" w:cs="Arial"/>
          </w:rPr>
          <w:t xml:space="preserve">tandard </w:t>
        </w:r>
      </w:ins>
      <w:ins w:id="1251" w:author="Li, Shuyuan" w:date="2024-06-11T22:35:00Z">
        <w:r w:rsidR="00E5371F" w:rsidRPr="00E130C1">
          <w:rPr>
            <w:rFonts w:ascii="Arial" w:hAnsi="Arial" w:cs="Arial"/>
          </w:rPr>
          <w:t>C</w:t>
        </w:r>
      </w:ins>
      <w:ins w:id="1252" w:author="Li, Shuyuan" w:date="2024-06-11T22:15:00Z">
        <w:r w:rsidRPr="00E130C1">
          <w:rPr>
            <w:rFonts w:ascii="Arial" w:hAnsi="Arial" w:cs="Arial"/>
          </w:rPr>
          <w:t xml:space="preserve">ircle. </w:t>
        </w:r>
      </w:ins>
      <w:ins w:id="1253" w:author="Li, Shuyuan" w:date="2024-06-11T22:39:00Z">
        <w:del w:id="1254" w:author="Gu, Wanjun" w:date="2024-06-18T17:19:00Z">
          <w:r w:rsidR="00F80B6C" w:rsidRPr="00E130C1" w:rsidDel="009B4644">
            <w:rPr>
              <w:rFonts w:ascii="Arial" w:hAnsi="Arial" w:cs="Arial"/>
            </w:rPr>
            <w:delText>From this, t</w:delText>
          </w:r>
        </w:del>
      </w:ins>
      <w:ins w:id="1255" w:author="Li, Shuyuan" w:date="2024-06-11T22:15:00Z">
        <w:del w:id="1256" w:author="Gu, Wanjun" w:date="2024-06-18T17:19:00Z">
          <w:r w:rsidRPr="00E130C1" w:rsidDel="009B4644">
            <w:rPr>
              <w:rFonts w:ascii="Arial" w:hAnsi="Arial" w:cs="Arial"/>
            </w:rPr>
            <w:delText xml:space="preserve">he </w:delText>
          </w:r>
        </w:del>
        <w:r w:rsidRPr="00E130C1">
          <w:rPr>
            <w:rFonts w:ascii="Arial" w:hAnsi="Arial" w:cs="Arial"/>
          </w:rPr>
          <w:t xml:space="preserve">PAIA </w:t>
        </w:r>
      </w:ins>
      <w:ins w:id="1257" w:author="Li, Shuyuan" w:date="2024-06-11T22:39:00Z">
        <w:r w:rsidR="00F80B6C" w:rsidRPr="00E130C1">
          <w:rPr>
            <w:rFonts w:ascii="Arial" w:hAnsi="Arial" w:cs="Arial"/>
          </w:rPr>
          <w:t>was</w:t>
        </w:r>
      </w:ins>
      <w:ins w:id="1258" w:author="Li, Shuyuan" w:date="2024-06-11T22:15:00Z">
        <w:r w:rsidRPr="00E130C1">
          <w:rPr>
            <w:rFonts w:ascii="Arial" w:hAnsi="Arial" w:cs="Arial"/>
          </w:rPr>
          <w:t xml:space="preserve"> </w:t>
        </w:r>
        <w:del w:id="1259" w:author="Gu, Wanjun" w:date="2024-06-18T17:20:00Z">
          <w:r w:rsidRPr="00E130C1" w:rsidDel="009B4644">
            <w:rPr>
              <w:rFonts w:ascii="Arial" w:hAnsi="Arial" w:cs="Arial" w:hint="eastAsia"/>
              <w:lang w:eastAsia="zh-CN"/>
            </w:rPr>
            <w:delText xml:space="preserve">calculated </w:delText>
          </w:r>
        </w:del>
      </w:ins>
      <w:ins w:id="1260" w:author="Gu, Wanjun" w:date="2024-06-18T17:20:00Z">
        <w:r w:rsidR="009B4644">
          <w:rPr>
            <w:rFonts w:ascii="Arial" w:hAnsi="Arial" w:cs="Arial" w:hint="eastAsia"/>
            <w:lang w:eastAsia="zh-CN"/>
          </w:rPr>
          <w:t xml:space="preserve">determined </w:t>
        </w:r>
        <w:r w:rsidR="009B4644">
          <w:rPr>
            <w:rFonts w:ascii="Arial" w:hAnsi="Arial" w:cs="Arial"/>
            <w:lang w:eastAsia="zh-CN"/>
          </w:rPr>
          <w:t>at the insertion angle associated with the local minima of the rotation loss</w:t>
        </w:r>
      </w:ins>
      <w:ins w:id="1261" w:author="Li, Shuyuan" w:date="2024-06-11T22:15:00Z">
        <w:del w:id="1262" w:author="Gu, Wanjun" w:date="2024-06-18T17:20:00Z">
          <w:r w:rsidRPr="00E130C1" w:rsidDel="009B4644">
            <w:rPr>
              <w:rFonts w:ascii="Arial" w:hAnsi="Arial" w:cs="Arial" w:hint="eastAsia"/>
              <w:lang w:eastAsia="zh-CN"/>
            </w:rPr>
            <w:delText>f</w:delText>
          </w:r>
          <w:r w:rsidRPr="00E130C1" w:rsidDel="009B4644">
            <w:rPr>
              <w:rFonts w:ascii="Arial" w:hAnsi="Arial" w:cs="Arial"/>
            </w:rPr>
            <w:delText>rom the loss plot</w:delText>
          </w:r>
        </w:del>
      </w:ins>
      <w:ins w:id="1263" w:author="Li, Shuyuan" w:date="2024-06-11T22:39:00Z">
        <w:del w:id="1264" w:author="Gu, Wanjun" w:date="2024-06-18T17:20:00Z">
          <w:r w:rsidR="00E811DB" w:rsidRPr="00E130C1" w:rsidDel="009B4644">
            <w:rPr>
              <w:rFonts w:ascii="Arial" w:hAnsi="Arial" w:cs="Arial"/>
            </w:rPr>
            <w:delText xml:space="preserve"> algorithm</w:delText>
          </w:r>
        </w:del>
      </w:ins>
      <w:ins w:id="1265" w:author="Li, Shuyuan" w:date="2024-06-11T22:15:00Z">
        <w:r w:rsidRPr="00E130C1">
          <w:rPr>
            <w:rFonts w:ascii="Arial" w:hAnsi="Arial" w:cs="Arial"/>
          </w:rPr>
          <w:t xml:space="preserve">. </w:t>
        </w:r>
      </w:ins>
      <w:ins w:id="1266" w:author="Li, Shuyuan" w:date="2024-06-11T22:39:00Z">
        <w:r w:rsidR="002C13C3" w:rsidRPr="00E130C1">
          <w:rPr>
            <w:rFonts w:ascii="Arial" w:hAnsi="Arial" w:cs="Arial"/>
          </w:rPr>
          <w:t>Ba</w:t>
        </w:r>
      </w:ins>
      <w:ins w:id="1267" w:author="Li, Shuyuan" w:date="2024-06-11T22:40:00Z">
        <w:r w:rsidR="002C13C3" w:rsidRPr="00E130C1">
          <w:rPr>
            <w:rFonts w:ascii="Arial" w:hAnsi="Arial" w:cs="Arial"/>
          </w:rPr>
          <w:t xml:space="preserve">sed on </w:t>
        </w:r>
        <w:del w:id="1268" w:author="Gu, Wanjun" w:date="2024-06-18T17:21:00Z">
          <w:r w:rsidR="002C13C3" w:rsidRPr="00E130C1" w:rsidDel="009B4644">
            <w:rPr>
              <w:rFonts w:ascii="Arial" w:hAnsi="Arial" w:cs="Arial"/>
            </w:rPr>
            <w:delText>this</w:delText>
          </w:r>
        </w:del>
      </w:ins>
      <w:ins w:id="1269" w:author="Gu, Wanjun" w:date="2024-06-18T17:21:00Z">
        <w:r w:rsidR="009B4644">
          <w:rPr>
            <w:rFonts w:ascii="Arial" w:hAnsi="Arial" w:cs="Arial"/>
          </w:rPr>
          <w:t>this angle</w:t>
        </w:r>
      </w:ins>
      <w:ins w:id="1270" w:author="Li, Shuyuan" w:date="2024-06-11T22:40:00Z">
        <w:r w:rsidR="002C13C3" w:rsidRPr="00E130C1">
          <w:rPr>
            <w:rFonts w:ascii="Arial" w:hAnsi="Arial" w:cs="Arial"/>
          </w:rPr>
          <w:t>, the individualized</w:t>
        </w:r>
        <w:r w:rsidR="00547A61" w:rsidRPr="00E130C1">
          <w:rPr>
            <w:rFonts w:ascii="Arial" w:hAnsi="Arial" w:cs="Arial"/>
          </w:rPr>
          <w:t xml:space="preserve"> design of the</w:t>
        </w:r>
      </w:ins>
      <w:ins w:id="1271" w:author="Li, Shuyuan" w:date="2024-06-11T22:15:00Z">
        <w:r w:rsidRPr="00E130C1">
          <w:rPr>
            <w:rFonts w:ascii="Arial" w:hAnsi="Arial" w:cs="Arial"/>
          </w:rPr>
          <w:t xml:space="preserve"> Zadek </w:t>
        </w:r>
        <w:del w:id="1272" w:author="Gu, Wanjun" w:date="2024-06-18T11:13:00Z">
          <w:r w:rsidRPr="00E130C1" w:rsidDel="00482C96">
            <w:rPr>
              <w:rFonts w:ascii="Arial" w:hAnsi="Arial" w:cs="Arial"/>
            </w:rPr>
            <w:delText>Osteotmy</w:delText>
          </w:r>
        </w:del>
      </w:ins>
      <w:ins w:id="1273" w:author="Gu, Wanjun" w:date="2024-06-18T11:13:00Z">
        <w:r w:rsidR="00482C96" w:rsidRPr="00E130C1">
          <w:rPr>
            <w:rFonts w:ascii="Arial" w:hAnsi="Arial" w:cs="Arial"/>
          </w:rPr>
          <w:t>Osteotomy</w:t>
        </w:r>
      </w:ins>
      <w:ins w:id="1274" w:author="Li, Shuyuan" w:date="2024-06-11T22:15:00Z">
        <w:r w:rsidRPr="00E130C1">
          <w:rPr>
            <w:rFonts w:ascii="Arial" w:hAnsi="Arial" w:cs="Arial"/>
          </w:rPr>
          <w:t xml:space="preserve"> </w:t>
        </w:r>
      </w:ins>
      <w:ins w:id="1275" w:author="Li, Shuyuan" w:date="2024-06-11T22:40:00Z">
        <w:r w:rsidR="002C13C3" w:rsidRPr="00E130C1">
          <w:rPr>
            <w:rFonts w:ascii="Arial" w:hAnsi="Arial" w:cs="Arial"/>
          </w:rPr>
          <w:t>was</w:t>
        </w:r>
      </w:ins>
      <w:ins w:id="1276" w:author="Li, Shuyuan" w:date="2024-06-11T22:15:00Z">
        <w:r w:rsidRPr="00E130C1">
          <w:rPr>
            <w:rFonts w:ascii="Arial" w:hAnsi="Arial" w:cs="Arial"/>
          </w:rPr>
          <w:t xml:space="preserve"> produced </w:t>
        </w:r>
      </w:ins>
      <w:ins w:id="1277" w:author="Gu, Wanjun" w:date="2024-06-18T17:21:00Z">
        <w:r w:rsidR="009B4644">
          <w:rPr>
            <w:rFonts w:ascii="Arial" w:hAnsi="Arial" w:cs="Arial"/>
          </w:rPr>
          <w:t xml:space="preserve">as illustrated in </w:t>
        </w:r>
      </w:ins>
      <w:ins w:id="1278" w:author="Li, Shuyuan" w:date="2024-06-11T22:15:00Z">
        <w:del w:id="1279" w:author="Gu, Wanjun" w:date="2024-06-18T17:21:00Z">
          <w:r w:rsidRPr="00E130C1" w:rsidDel="009B4644">
            <w:rPr>
              <w:rFonts w:ascii="Arial" w:hAnsi="Arial" w:cs="Arial"/>
            </w:rPr>
            <w:delText>(</w:delText>
          </w:r>
        </w:del>
        <w:r w:rsidRPr="00E130C1">
          <w:rPr>
            <w:rFonts w:ascii="Arial" w:hAnsi="Arial" w:cs="Arial"/>
          </w:rPr>
          <w:t>figure 4C</w:t>
        </w:r>
      </w:ins>
      <w:ins w:id="1280" w:author="Li, Shuyuan" w:date="2024-06-11T22:40:00Z">
        <w:r w:rsidR="00547A61" w:rsidRPr="00E130C1">
          <w:rPr>
            <w:rFonts w:ascii="Arial" w:hAnsi="Arial" w:cs="Arial"/>
          </w:rPr>
          <w:t xml:space="preserve">, an illustration of the </w:t>
        </w:r>
      </w:ins>
      <w:ins w:id="1281" w:author="Li, Shuyuan" w:date="2024-06-11T22:41:00Z">
        <w:r w:rsidR="00547A61" w:rsidRPr="00E130C1">
          <w:rPr>
            <w:rFonts w:ascii="Arial" w:hAnsi="Arial" w:cs="Arial"/>
          </w:rPr>
          <w:t>physical rotation and realignment of the enlarged calcaneus tuberosity</w:t>
        </w:r>
      </w:ins>
      <w:ins w:id="1282" w:author="Gu, Wanjun" w:date="2024-06-18T17:21:00Z">
        <w:r w:rsidR="009B4644">
          <w:rPr>
            <w:rFonts w:ascii="Arial" w:hAnsi="Arial" w:cs="Arial"/>
          </w:rPr>
          <w:t>.</w:t>
        </w:r>
      </w:ins>
      <w:ins w:id="1283" w:author="Li, Shuyuan" w:date="2024-06-11T22:15:00Z">
        <w:del w:id="1284" w:author="Gu, Wanjun" w:date="2024-06-18T17:21:00Z">
          <w:r w:rsidRPr="00E130C1" w:rsidDel="009B4644">
            <w:rPr>
              <w:rFonts w:ascii="Arial" w:hAnsi="Arial" w:cs="Arial"/>
            </w:rPr>
            <w:delText>)</w:delText>
          </w:r>
        </w:del>
      </w:ins>
      <w:ins w:id="1285" w:author="Li, Shuyuan" w:date="2024-06-11T22:41:00Z">
        <w:del w:id="1286" w:author="Gu, Wanjun" w:date="2024-06-18T17:21:00Z">
          <w:r w:rsidR="00547A61" w:rsidRPr="00E130C1" w:rsidDel="009B4644">
            <w:rPr>
              <w:rFonts w:ascii="Arial" w:hAnsi="Arial" w:cs="Arial"/>
            </w:rPr>
            <w:delText>.</w:delText>
          </w:r>
        </w:del>
      </w:ins>
    </w:p>
    <w:p w14:paraId="1C6A3A4B" w14:textId="4C5ECF0F" w:rsidR="00887B16" w:rsidRDefault="00887B16">
      <w:pPr>
        <w:rPr>
          <w:ins w:id="1287" w:author="Gu, Wanjun" w:date="2024-06-18T11:10:00Z"/>
          <w:rStyle w:val="normaltextrun"/>
          <w:rFonts w:ascii="Arial" w:hAnsi="Arial" w:cs="Arial"/>
        </w:rPr>
      </w:pPr>
      <w:ins w:id="1288" w:author="Gu, Wanjun" w:date="2024-06-18T11:10:00Z">
        <w:r>
          <w:rPr>
            <w:rStyle w:val="normaltextrun"/>
            <w:rFonts w:ascii="Arial" w:hAnsi="Arial" w:cs="Arial"/>
          </w:rPr>
          <w:br w:type="page"/>
        </w:r>
      </w:ins>
    </w:p>
    <w:p w14:paraId="6C3A634A" w14:textId="7A3C757D" w:rsidR="00111A4B" w:rsidRPr="00E130C1" w:rsidDel="00887B16" w:rsidRDefault="00111A4B" w:rsidP="000E4FB3">
      <w:pPr>
        <w:jc w:val="both"/>
        <w:rPr>
          <w:del w:id="1289" w:author="Gu, Wanjun" w:date="2024-06-18T11:10:00Z"/>
          <w:rStyle w:val="normaltextrun"/>
          <w:rFonts w:ascii="Arial" w:hAnsi="Arial" w:cs="Arial"/>
        </w:rPr>
      </w:pPr>
    </w:p>
    <w:p w14:paraId="46941057" w14:textId="0E8BCFB9" w:rsidR="00111A4B" w:rsidRPr="00E130C1" w:rsidDel="00887B16" w:rsidRDefault="00111A4B" w:rsidP="00A52E27">
      <w:pPr>
        <w:pStyle w:val="paragraph"/>
        <w:spacing w:before="0" w:beforeAutospacing="0" w:after="0" w:afterAutospacing="0"/>
        <w:textAlignment w:val="baseline"/>
        <w:rPr>
          <w:del w:id="1290" w:author="Gu, Wanjun" w:date="2024-06-18T11:10:00Z"/>
          <w:rStyle w:val="normaltextrun"/>
          <w:rFonts w:ascii="Arial" w:hAnsi="Arial" w:cs="Arial"/>
        </w:rPr>
      </w:pPr>
      <w:del w:id="1291" w:author="Gu, Wanjun" w:date="2024-06-18T11:10:00Z">
        <w:r w:rsidRPr="00E130C1" w:rsidDel="00887B16">
          <w:rPr>
            <w:rFonts w:ascii="Arial" w:hAnsi="Arial" w:cs="Arial"/>
            <w:b/>
            <w:bCs/>
            <w:u w:val="single"/>
          </w:rPr>
          <w:delText>Defining and fitting the standard circle</w:delText>
        </w:r>
      </w:del>
    </w:p>
    <w:p w14:paraId="434E7548" w14:textId="1B4745FF" w:rsidR="00A67EBB" w:rsidRPr="00E130C1" w:rsidDel="00887B16" w:rsidRDefault="00A67EBB" w:rsidP="00A67EBB">
      <w:pPr>
        <w:pStyle w:val="paragraph"/>
        <w:spacing w:before="0" w:beforeAutospacing="0" w:after="0" w:afterAutospacing="0"/>
        <w:textAlignment w:val="baseline"/>
        <w:rPr>
          <w:del w:id="1292" w:author="Gu, Wanjun" w:date="2024-06-18T11:10:00Z"/>
          <w:rStyle w:val="eop"/>
          <w:rFonts w:ascii="Arial" w:hAnsi="Arial" w:cs="Arial"/>
        </w:rPr>
      </w:pPr>
      <w:del w:id="1293" w:author="Gu, Wanjun" w:date="2024-06-18T11:10:00Z">
        <w:r w:rsidRPr="00E130C1" w:rsidDel="00887B16">
          <w:rPr>
            <w:rFonts w:ascii="Arial" w:hAnsi="Arial" w:cs="Arial"/>
          </w:rPr>
          <w:delText xml:space="preserve">To develop the circle fitting algorithm, the anatomical curvature between the superior aspect of the posterior tuberosity and the weightbearing point was determined using weightbearing CT imaging for each of the 40 control feet. </w:delText>
        </w:r>
        <w:r w:rsidRPr="00E130C1" w:rsidDel="00887B16">
          <w:rPr>
            <w:rStyle w:val="normaltextrun"/>
            <w:rFonts w:ascii="Arial" w:hAnsi="Arial" w:cs="Arial"/>
          </w:rPr>
          <w:delText xml:space="preserve">The curvatures of each healthy individual were then standardized along the x and y axis respectively and mathematically approximated using the following </w:delText>
        </w:r>
        <w:r w:rsidR="00025BC9" w:rsidRPr="00E130C1" w:rsidDel="00887B16">
          <w:rPr>
            <w:rStyle w:val="normaltextrun"/>
            <w:rFonts w:ascii="Arial" w:hAnsi="Arial" w:cs="Arial"/>
          </w:rPr>
          <w:delText>modified equation of a circle</w:delText>
        </w:r>
        <w:r w:rsidRPr="00E130C1" w:rsidDel="00887B16">
          <w:rPr>
            <w:rStyle w:val="normaltextrun"/>
            <w:rFonts w:ascii="Arial" w:hAnsi="Arial" w:cs="Arial"/>
          </w:rPr>
          <w:delText>, with x offset a, y offset b</w:delText>
        </w:r>
        <w:r w:rsidR="005A152F" w:rsidRPr="00E130C1" w:rsidDel="00887B16">
          <w:rPr>
            <w:rStyle w:val="normaltextrun"/>
            <w:rFonts w:ascii="Arial" w:hAnsi="Arial" w:cs="Arial"/>
          </w:rPr>
          <w:delText>,</w:delText>
        </w:r>
        <w:r w:rsidRPr="00E130C1" w:rsidDel="00887B16">
          <w:rPr>
            <w:rStyle w:val="normaltextrun"/>
            <w:rFonts w:ascii="Arial" w:hAnsi="Arial" w:cs="Arial"/>
          </w:rPr>
          <w:delText xml:space="preserve"> and radius R</w:delText>
        </w:r>
        <w:r w:rsidRPr="00E130C1" w:rsidDel="00887B16">
          <w:rPr>
            <w:rStyle w:val="eop"/>
            <w:rFonts w:ascii="Arial" w:hAnsi="Arial" w:cs="Arial"/>
          </w:rPr>
          <w:delText>:</w:delText>
        </w:r>
      </w:del>
    </w:p>
    <w:p w14:paraId="33F633D5" w14:textId="1855041B" w:rsidR="00A67EBB" w:rsidRPr="00E130C1" w:rsidDel="00887B16" w:rsidRDefault="00A67EBB" w:rsidP="00A67EBB">
      <w:pPr>
        <w:pStyle w:val="paragraph"/>
        <w:spacing w:before="0" w:beforeAutospacing="0" w:after="0" w:afterAutospacing="0"/>
        <w:textAlignment w:val="baseline"/>
        <w:rPr>
          <w:del w:id="1294" w:author="Gu, Wanjun" w:date="2024-06-18T11:10:00Z"/>
          <w:rFonts w:ascii="Arial" w:hAnsi="Arial" w:cs="Arial"/>
        </w:rPr>
      </w:pPr>
    </w:p>
    <w:p w14:paraId="072F42B5" w14:textId="2C173DE5" w:rsidR="00A67EBB" w:rsidRPr="00E130C1" w:rsidDel="00887B16" w:rsidRDefault="00A67EBB" w:rsidP="00A67EBB">
      <w:pPr>
        <w:jc w:val="center"/>
        <w:rPr>
          <w:del w:id="1295" w:author="Gu, Wanjun" w:date="2024-06-18T11:10:00Z"/>
          <w:rFonts w:ascii="Arial" w:hAnsi="Arial" w:cs="Arial"/>
        </w:rPr>
      </w:pPr>
      <w:del w:id="1296" w:author="Gu, Wanjun" w:date="2024-06-18T11:10:00Z">
        <w:r w:rsidRPr="00E130C1" w:rsidDel="00887B16">
          <w:rPr>
            <w:rFonts w:ascii="Arial" w:hAnsi="Arial" w:cs="Arial"/>
          </w:rPr>
          <w:delText>(</w:delText>
        </w:r>
        <w:r w:rsidRPr="00E130C1" w:rsidDel="00887B16">
          <w:rPr>
            <w:rFonts w:ascii="Cambria Math" w:hAnsi="Cambria Math" w:cs="Cambria Math"/>
          </w:rPr>
          <w:delText>𝑥</w:delText>
        </w:r>
        <w:r w:rsidRPr="00E130C1" w:rsidDel="00887B16">
          <w:rPr>
            <w:rFonts w:ascii="Arial" w:hAnsi="Arial" w:cs="Arial"/>
          </w:rPr>
          <w:delText xml:space="preserve"> − </w:delText>
        </w:r>
        <w:r w:rsidRPr="00E130C1" w:rsidDel="00887B16">
          <w:rPr>
            <w:rFonts w:ascii="Cambria Math" w:hAnsi="Cambria Math" w:cs="Cambria Math"/>
          </w:rPr>
          <w:delText>𝑎</w:delText>
        </w:r>
        <w:r w:rsidRPr="00E130C1" w:rsidDel="00887B16">
          <w:rPr>
            <w:rFonts w:ascii="Arial" w:hAnsi="Arial" w:cs="Arial"/>
          </w:rPr>
          <w:delText>)</w:delText>
        </w:r>
        <w:r w:rsidRPr="00E130C1" w:rsidDel="00887B16">
          <w:rPr>
            <w:rFonts w:ascii="Arial" w:hAnsi="Arial" w:cs="Arial"/>
            <w:vertAlign w:val="superscript"/>
          </w:rPr>
          <w:delText xml:space="preserve">2 </w:delText>
        </w:r>
        <w:r w:rsidRPr="00E130C1" w:rsidDel="00887B16">
          <w:rPr>
            <w:rFonts w:ascii="Arial" w:hAnsi="Arial" w:cs="Arial"/>
          </w:rPr>
          <w:delText>+ (</w:delText>
        </w:r>
        <w:r w:rsidRPr="00E130C1" w:rsidDel="00887B16">
          <w:rPr>
            <w:rFonts w:ascii="Cambria Math" w:hAnsi="Cambria Math" w:cs="Cambria Math"/>
          </w:rPr>
          <w:delText>𝑦</w:delText>
        </w:r>
        <w:r w:rsidRPr="00E130C1" w:rsidDel="00887B16">
          <w:rPr>
            <w:rFonts w:ascii="Arial" w:hAnsi="Arial" w:cs="Arial"/>
          </w:rPr>
          <w:delText xml:space="preserve"> − </w:delText>
        </w:r>
        <w:r w:rsidRPr="00E130C1" w:rsidDel="00887B16">
          <w:rPr>
            <w:rFonts w:ascii="Cambria Math" w:hAnsi="Cambria Math" w:cs="Cambria Math"/>
          </w:rPr>
          <w:delText>𝑏</w:delText>
        </w:r>
        <w:r w:rsidRPr="00E130C1" w:rsidDel="00887B16">
          <w:rPr>
            <w:rFonts w:ascii="Arial" w:hAnsi="Arial" w:cs="Arial"/>
          </w:rPr>
          <w:delText>)</w:delText>
        </w:r>
        <w:r w:rsidRPr="00E130C1" w:rsidDel="00887B16">
          <w:rPr>
            <w:rFonts w:ascii="Arial" w:hAnsi="Arial" w:cs="Arial"/>
            <w:vertAlign w:val="superscript"/>
          </w:rPr>
          <w:delText xml:space="preserve">2 </w:delText>
        </w:r>
        <w:r w:rsidRPr="00E130C1" w:rsidDel="00887B16">
          <w:rPr>
            <w:rFonts w:ascii="Arial" w:hAnsi="Arial" w:cs="Arial"/>
          </w:rPr>
          <w:delText>= R</w:delText>
        </w:r>
        <w:r w:rsidRPr="00E130C1" w:rsidDel="00887B16">
          <w:rPr>
            <w:rFonts w:ascii="Arial" w:hAnsi="Arial" w:cs="Arial"/>
            <w:vertAlign w:val="superscript"/>
          </w:rPr>
          <w:delText>2</w:delText>
        </w:r>
      </w:del>
    </w:p>
    <w:p w14:paraId="3B1EC271" w14:textId="452DE4D4" w:rsidR="00A67EBB" w:rsidRPr="00E130C1" w:rsidDel="00887B16" w:rsidRDefault="00A67EBB" w:rsidP="00A67EBB">
      <w:pPr>
        <w:rPr>
          <w:del w:id="1297" w:author="Gu, Wanjun" w:date="2024-06-18T11:10:00Z"/>
          <w:rFonts w:ascii="Arial" w:hAnsi="Arial" w:cs="Arial"/>
        </w:rPr>
      </w:pPr>
      <w:del w:id="1298" w:author="Gu, Wanjun" w:date="2024-06-18T11:10:00Z">
        <w:r w:rsidRPr="00E130C1" w:rsidDel="00887B16">
          <w:rPr>
            <w:rStyle w:val="eop"/>
            <w:rFonts w:ascii="Arial" w:hAnsi="Arial" w:cs="Arial"/>
          </w:rPr>
          <w:delText> </w:delText>
        </w:r>
      </w:del>
    </w:p>
    <w:p w14:paraId="261634BB" w14:textId="26164156" w:rsidR="00A67EBB" w:rsidRPr="00E130C1" w:rsidDel="00887B16" w:rsidRDefault="00A67EBB" w:rsidP="00A67EBB">
      <w:pPr>
        <w:rPr>
          <w:del w:id="1299" w:author="Gu, Wanjun" w:date="2024-06-18T11:10:00Z"/>
          <w:rFonts w:ascii="Arial" w:hAnsi="Arial" w:cs="Arial"/>
        </w:rPr>
      </w:pPr>
      <w:del w:id="1300" w:author="Gu, Wanjun" w:date="2024-06-18T11:10:00Z">
        <w:r w:rsidRPr="00E130C1" w:rsidDel="00887B16">
          <w:rPr>
            <w:rStyle w:val="normaltextrun"/>
            <w:rFonts w:ascii="Arial" w:hAnsi="Arial" w:cs="Arial"/>
          </w:rPr>
          <w:delText xml:space="preserve">Average x offset, y offset, and radius R were then calculated within all </w:delText>
        </w:r>
        <w:r w:rsidR="00947E6D" w:rsidRPr="00E130C1" w:rsidDel="00887B16">
          <w:rPr>
            <w:rStyle w:val="normaltextrun"/>
            <w:rFonts w:ascii="Arial" w:hAnsi="Arial" w:cs="Arial"/>
            <w:color w:val="000000" w:themeColor="text1"/>
          </w:rPr>
          <w:delText>control</w:delText>
        </w:r>
        <w:r w:rsidR="00666712" w:rsidRPr="00E130C1" w:rsidDel="00887B16">
          <w:rPr>
            <w:rStyle w:val="normaltextrun"/>
            <w:rFonts w:ascii="Arial" w:hAnsi="Arial" w:cs="Arial"/>
            <w:color w:val="000000" w:themeColor="text1"/>
          </w:rPr>
          <w:delText xml:space="preserve"> X</w:delText>
        </w:r>
        <w:r w:rsidR="00894E36" w:rsidRPr="00E130C1" w:rsidDel="00887B16">
          <w:rPr>
            <w:rStyle w:val="normaltextrun"/>
            <w:rFonts w:ascii="Arial" w:hAnsi="Arial" w:cs="Arial"/>
            <w:color w:val="000000" w:themeColor="text1"/>
          </w:rPr>
          <w:delText>-ray</w:delText>
        </w:r>
        <w:r w:rsidR="00666712" w:rsidRPr="00E130C1" w:rsidDel="00887B16">
          <w:rPr>
            <w:rStyle w:val="normaltextrun"/>
            <w:rFonts w:ascii="Arial" w:hAnsi="Arial" w:cs="Arial"/>
            <w:color w:val="000000" w:themeColor="text1"/>
          </w:rPr>
          <w:delText>s</w:delText>
        </w:r>
        <w:r w:rsidRPr="00E130C1" w:rsidDel="00887B16">
          <w:rPr>
            <w:rStyle w:val="normaltextrun"/>
            <w:rFonts w:ascii="Arial" w:hAnsi="Arial" w:cs="Arial"/>
            <w:color w:val="000000" w:themeColor="text1"/>
          </w:rPr>
          <w:delText>.</w:delText>
        </w:r>
        <w:r w:rsidRPr="00E130C1" w:rsidDel="00887B16">
          <w:rPr>
            <w:rStyle w:val="eop"/>
            <w:rFonts w:ascii="Arial" w:hAnsi="Arial" w:cs="Arial"/>
            <w:color w:val="000000" w:themeColor="text1"/>
          </w:rPr>
          <w:delText> </w:delText>
        </w:r>
        <w:r w:rsidRPr="00E130C1" w:rsidDel="00887B16">
          <w:rPr>
            <w:rFonts w:ascii="Arial" w:hAnsi="Arial" w:cs="Arial"/>
            <w:color w:val="000000" w:themeColor="text1"/>
          </w:rPr>
          <w:delText xml:space="preserve">As </w:delText>
        </w:r>
        <w:r w:rsidRPr="00E130C1" w:rsidDel="00887B16">
          <w:rPr>
            <w:rFonts w:ascii="Arial" w:hAnsi="Arial" w:cs="Arial"/>
          </w:rPr>
          <w:delText xml:space="preserve">shown in Figure 1, the center of the standard circle was denoted as </w:delText>
        </w:r>
      </w:del>
      <m:oMath>
        <m:r>
          <w:del w:id="1301" w:author="Gu, Wanjun" w:date="2024-06-18T11:10:00Z">
            <w:rPr>
              <w:rFonts w:ascii="Cambria Math" w:hAnsi="Cambria Math" w:cs="Arial"/>
            </w:rPr>
            <m:t>O</m:t>
          </w:del>
        </m:r>
        <m:d>
          <m:dPr>
            <m:ctrlPr>
              <w:del w:id="1302" w:author="Gu, Wanjun" w:date="2024-06-18T11:10:00Z">
                <w:rPr>
                  <w:rFonts w:ascii="Cambria Math" w:hAnsi="Cambria Math" w:cs="Arial"/>
                  <w:i/>
                </w:rPr>
              </w:del>
            </m:ctrlPr>
          </m:dPr>
          <m:e>
            <m:sSub>
              <m:sSubPr>
                <m:ctrlPr>
                  <w:del w:id="1303" w:author="Gu, Wanjun" w:date="2024-06-18T11:10:00Z">
                    <w:rPr>
                      <w:rFonts w:ascii="Cambria Math" w:hAnsi="Cambria Math" w:cs="Arial"/>
                      <w:i/>
                    </w:rPr>
                  </w:del>
                </m:ctrlPr>
              </m:sSubPr>
              <m:e>
                <m:r>
                  <w:del w:id="1304" w:author="Gu, Wanjun" w:date="2024-06-18T11:10:00Z">
                    <w:rPr>
                      <w:rFonts w:ascii="Cambria Math" w:hAnsi="Cambria Math" w:cs="Arial"/>
                    </w:rPr>
                    <m:t>x</m:t>
                  </w:del>
                </m:r>
              </m:e>
              <m:sub>
                <m:r>
                  <w:del w:id="1305" w:author="Gu, Wanjun" w:date="2024-06-18T11:10:00Z">
                    <w:rPr>
                      <w:rFonts w:ascii="Cambria Math" w:hAnsi="Cambria Math" w:cs="Arial"/>
                    </w:rPr>
                    <m:t>o</m:t>
                  </w:del>
                </m:r>
              </m:sub>
            </m:sSub>
            <m:r>
              <w:del w:id="1306" w:author="Gu, Wanjun" w:date="2024-06-18T11:10:00Z">
                <w:rPr>
                  <w:rFonts w:ascii="Cambria Math" w:hAnsi="Cambria Math" w:cs="Arial"/>
                </w:rPr>
                <m:t xml:space="preserve">, </m:t>
              </w:del>
            </m:r>
            <m:sSub>
              <m:sSubPr>
                <m:ctrlPr>
                  <w:del w:id="1307" w:author="Gu, Wanjun" w:date="2024-06-18T11:10:00Z">
                    <w:rPr>
                      <w:rFonts w:ascii="Cambria Math" w:hAnsi="Cambria Math" w:cs="Arial"/>
                      <w:i/>
                    </w:rPr>
                  </w:del>
                </m:ctrlPr>
              </m:sSubPr>
              <m:e>
                <m:r>
                  <w:del w:id="1308" w:author="Gu, Wanjun" w:date="2024-06-18T11:10:00Z">
                    <w:rPr>
                      <w:rFonts w:ascii="Cambria Math" w:hAnsi="Cambria Math" w:cs="Arial"/>
                    </w:rPr>
                    <m:t>y</m:t>
                  </w:del>
                </m:r>
              </m:e>
              <m:sub>
                <m:r>
                  <w:del w:id="1309" w:author="Gu, Wanjun" w:date="2024-06-18T11:10:00Z">
                    <w:rPr>
                      <w:rFonts w:ascii="Cambria Math" w:hAnsi="Cambria Math" w:cs="Arial"/>
                    </w:rPr>
                    <m:t>o</m:t>
                  </w:del>
                </m:r>
              </m:sub>
            </m:sSub>
          </m:e>
        </m:d>
      </m:oMath>
      <w:del w:id="1310" w:author="Gu, Wanjun" w:date="2024-06-18T11:10:00Z">
        <w:r w:rsidRPr="00E130C1" w:rsidDel="00887B16">
          <w:rPr>
            <w:rFonts w:ascii="Arial" w:hAnsi="Arial" w:cs="Arial"/>
          </w:rPr>
          <w:delText xml:space="preserve">, with anatomical markers </w:delText>
        </w:r>
      </w:del>
      <m:oMath>
        <m:r>
          <w:del w:id="1311" w:author="Gu, Wanjun" w:date="2024-06-18T11:10:00Z">
            <w:rPr>
              <w:rFonts w:ascii="Cambria Math" w:hAnsi="Cambria Math" w:cs="Arial"/>
            </w:rPr>
            <m:t>A(</m:t>
          </w:del>
        </m:r>
        <m:sSub>
          <m:sSubPr>
            <m:ctrlPr>
              <w:del w:id="1312" w:author="Gu, Wanjun" w:date="2024-06-18T11:10:00Z">
                <w:rPr>
                  <w:rFonts w:ascii="Cambria Math" w:hAnsi="Cambria Math" w:cs="Arial"/>
                  <w:i/>
                </w:rPr>
              </w:del>
            </m:ctrlPr>
          </m:sSubPr>
          <m:e>
            <m:r>
              <w:del w:id="1313" w:author="Gu, Wanjun" w:date="2024-06-18T11:10:00Z">
                <w:rPr>
                  <w:rFonts w:ascii="Cambria Math" w:hAnsi="Cambria Math" w:cs="Arial"/>
                </w:rPr>
                <m:t>x</m:t>
              </w:del>
            </m:r>
          </m:e>
          <m:sub>
            <m:r>
              <w:del w:id="1314" w:author="Gu, Wanjun" w:date="2024-06-18T11:10:00Z">
                <w:rPr>
                  <w:rFonts w:ascii="Cambria Math" w:hAnsi="Cambria Math" w:cs="Arial"/>
                </w:rPr>
                <m:t>A</m:t>
              </w:del>
            </m:r>
          </m:sub>
        </m:sSub>
        <m:r>
          <w:del w:id="1315" w:author="Gu, Wanjun" w:date="2024-06-18T11:10:00Z">
            <w:rPr>
              <w:rFonts w:ascii="Cambria Math" w:hAnsi="Cambria Math" w:cs="Arial"/>
            </w:rPr>
            <m:t xml:space="preserve">, </m:t>
          </w:del>
        </m:r>
        <m:sSub>
          <m:sSubPr>
            <m:ctrlPr>
              <w:del w:id="1316" w:author="Gu, Wanjun" w:date="2024-06-18T11:10:00Z">
                <w:rPr>
                  <w:rFonts w:ascii="Cambria Math" w:hAnsi="Cambria Math" w:cs="Arial"/>
                  <w:i/>
                </w:rPr>
              </w:del>
            </m:ctrlPr>
          </m:sSubPr>
          <m:e>
            <m:r>
              <w:del w:id="1317" w:author="Gu, Wanjun" w:date="2024-06-18T11:10:00Z">
                <w:rPr>
                  <w:rFonts w:ascii="Cambria Math" w:hAnsi="Cambria Math" w:cs="Arial"/>
                </w:rPr>
                <m:t>y</m:t>
              </w:del>
            </m:r>
          </m:e>
          <m:sub>
            <m:r>
              <w:del w:id="1318" w:author="Gu, Wanjun" w:date="2024-06-18T11:10:00Z">
                <w:rPr>
                  <w:rFonts w:ascii="Cambria Math" w:hAnsi="Cambria Math" w:cs="Arial"/>
                </w:rPr>
                <m:t>A</m:t>
              </w:del>
            </m:r>
          </m:sub>
        </m:sSub>
        <m:r>
          <w:del w:id="1319" w:author="Gu, Wanjun" w:date="2024-06-18T11:10:00Z">
            <w:rPr>
              <w:rFonts w:ascii="Cambria Math" w:hAnsi="Cambria Math" w:cs="Arial"/>
            </w:rPr>
            <m:t>)</m:t>
          </w:del>
        </m:r>
      </m:oMath>
      <w:del w:id="1320" w:author="Gu, Wanjun" w:date="2024-06-18T11:10:00Z">
        <w:r w:rsidRPr="00E130C1" w:rsidDel="00887B16">
          <w:rPr>
            <w:rFonts w:ascii="Arial" w:hAnsi="Arial" w:cs="Arial"/>
          </w:rPr>
          <w:delText xml:space="preserve">, </w:delText>
        </w:r>
      </w:del>
      <m:oMath>
        <m:r>
          <w:del w:id="1321" w:author="Gu, Wanjun" w:date="2024-06-18T11:10:00Z">
            <w:rPr>
              <w:rFonts w:ascii="Cambria Math" w:hAnsi="Cambria Math" w:cs="Arial"/>
            </w:rPr>
            <m:t>B(</m:t>
          </w:del>
        </m:r>
        <m:sSub>
          <m:sSubPr>
            <m:ctrlPr>
              <w:del w:id="1322" w:author="Gu, Wanjun" w:date="2024-06-18T11:10:00Z">
                <w:rPr>
                  <w:rFonts w:ascii="Cambria Math" w:hAnsi="Cambria Math" w:cs="Arial"/>
                  <w:i/>
                </w:rPr>
              </w:del>
            </m:ctrlPr>
          </m:sSubPr>
          <m:e>
            <m:r>
              <w:del w:id="1323" w:author="Gu, Wanjun" w:date="2024-06-18T11:10:00Z">
                <w:rPr>
                  <w:rFonts w:ascii="Cambria Math" w:hAnsi="Cambria Math" w:cs="Arial"/>
                </w:rPr>
                <m:t>x</m:t>
              </w:del>
            </m:r>
          </m:e>
          <m:sub>
            <m:r>
              <w:del w:id="1324" w:author="Gu, Wanjun" w:date="2024-06-18T11:10:00Z">
                <w:rPr>
                  <w:rFonts w:ascii="Cambria Math" w:hAnsi="Cambria Math" w:cs="Arial"/>
                </w:rPr>
                <m:t>B</m:t>
              </w:del>
            </m:r>
          </m:sub>
        </m:sSub>
        <m:r>
          <w:del w:id="1325" w:author="Gu, Wanjun" w:date="2024-06-18T11:10:00Z">
            <w:rPr>
              <w:rFonts w:ascii="Cambria Math" w:hAnsi="Cambria Math" w:cs="Arial"/>
            </w:rPr>
            <m:t xml:space="preserve">, </m:t>
          </w:del>
        </m:r>
        <m:sSub>
          <m:sSubPr>
            <m:ctrlPr>
              <w:del w:id="1326" w:author="Gu, Wanjun" w:date="2024-06-18T11:10:00Z">
                <w:rPr>
                  <w:rFonts w:ascii="Cambria Math" w:hAnsi="Cambria Math" w:cs="Arial"/>
                  <w:i/>
                </w:rPr>
              </w:del>
            </m:ctrlPr>
          </m:sSubPr>
          <m:e>
            <m:r>
              <w:del w:id="1327" w:author="Gu, Wanjun" w:date="2024-06-18T11:10:00Z">
                <w:rPr>
                  <w:rFonts w:ascii="Cambria Math" w:hAnsi="Cambria Math" w:cs="Arial"/>
                </w:rPr>
                <m:t>y</m:t>
              </w:del>
            </m:r>
          </m:e>
          <m:sub>
            <m:r>
              <w:del w:id="1328" w:author="Gu, Wanjun" w:date="2024-06-18T11:10:00Z">
                <w:rPr>
                  <w:rFonts w:ascii="Cambria Math" w:hAnsi="Cambria Math" w:cs="Arial"/>
                </w:rPr>
                <m:t>B</m:t>
              </w:del>
            </m:r>
          </m:sub>
        </m:sSub>
        <m:r>
          <w:del w:id="1329" w:author="Gu, Wanjun" w:date="2024-06-18T11:10:00Z">
            <w:rPr>
              <w:rFonts w:ascii="Cambria Math" w:hAnsi="Cambria Math" w:cs="Arial"/>
            </w:rPr>
            <m:t>)</m:t>
          </w:del>
        </m:r>
      </m:oMath>
      <w:del w:id="1330" w:author="Gu, Wanjun" w:date="2024-06-18T11:10:00Z">
        <w:r w:rsidRPr="00E130C1" w:rsidDel="00887B16">
          <w:rPr>
            <w:rFonts w:ascii="Arial" w:hAnsi="Arial" w:cs="Arial"/>
          </w:rPr>
          <w:delText xml:space="preserve">, and </w:delText>
        </w:r>
      </w:del>
      <m:oMath>
        <m:r>
          <w:del w:id="1331" w:author="Gu, Wanjun" w:date="2024-06-18T11:10:00Z">
            <w:rPr>
              <w:rFonts w:ascii="Cambria Math" w:hAnsi="Cambria Math" w:cs="Arial"/>
            </w:rPr>
            <m:t>C</m:t>
          </w:del>
        </m:r>
        <m:d>
          <m:dPr>
            <m:ctrlPr>
              <w:del w:id="1332" w:author="Gu, Wanjun" w:date="2024-06-18T11:10:00Z">
                <w:rPr>
                  <w:rFonts w:ascii="Cambria Math" w:hAnsi="Cambria Math" w:cs="Arial"/>
                  <w:i/>
                </w:rPr>
              </w:del>
            </m:ctrlPr>
          </m:dPr>
          <m:e>
            <m:sSub>
              <m:sSubPr>
                <m:ctrlPr>
                  <w:del w:id="1333" w:author="Gu, Wanjun" w:date="2024-06-18T11:10:00Z">
                    <w:rPr>
                      <w:rFonts w:ascii="Cambria Math" w:hAnsi="Cambria Math" w:cs="Arial"/>
                      <w:i/>
                    </w:rPr>
                  </w:del>
                </m:ctrlPr>
              </m:sSubPr>
              <m:e>
                <m:r>
                  <w:del w:id="1334" w:author="Gu, Wanjun" w:date="2024-06-18T11:10:00Z">
                    <w:rPr>
                      <w:rFonts w:ascii="Cambria Math" w:hAnsi="Cambria Math" w:cs="Arial"/>
                    </w:rPr>
                    <m:t>x</m:t>
                  </w:del>
                </m:r>
              </m:e>
              <m:sub>
                <m:r>
                  <w:del w:id="1335" w:author="Gu, Wanjun" w:date="2024-06-18T11:10:00Z">
                    <w:rPr>
                      <w:rFonts w:ascii="Cambria Math" w:hAnsi="Cambria Math" w:cs="Arial"/>
                    </w:rPr>
                    <m:t>C</m:t>
                  </w:del>
                </m:r>
              </m:sub>
            </m:sSub>
            <m:r>
              <w:del w:id="1336" w:author="Gu, Wanjun" w:date="2024-06-18T11:10:00Z">
                <w:rPr>
                  <w:rFonts w:ascii="Cambria Math" w:hAnsi="Cambria Math" w:cs="Arial"/>
                </w:rPr>
                <m:t>,</m:t>
              </w:del>
            </m:r>
            <m:sSub>
              <m:sSubPr>
                <m:ctrlPr>
                  <w:del w:id="1337" w:author="Gu, Wanjun" w:date="2024-06-18T11:10:00Z">
                    <w:rPr>
                      <w:rFonts w:ascii="Cambria Math" w:hAnsi="Cambria Math" w:cs="Arial"/>
                      <w:i/>
                    </w:rPr>
                  </w:del>
                </m:ctrlPr>
              </m:sSubPr>
              <m:e>
                <m:r>
                  <w:del w:id="1338" w:author="Gu, Wanjun" w:date="2024-06-18T11:10:00Z">
                    <w:rPr>
                      <w:rFonts w:ascii="Cambria Math" w:hAnsi="Cambria Math" w:cs="Arial"/>
                    </w:rPr>
                    <m:t>y</m:t>
                  </w:del>
                </m:r>
              </m:e>
              <m:sub>
                <m:r>
                  <w:del w:id="1339" w:author="Gu, Wanjun" w:date="2024-06-18T11:10:00Z">
                    <w:rPr>
                      <w:rFonts w:ascii="Cambria Math" w:hAnsi="Cambria Math" w:cs="Arial"/>
                    </w:rPr>
                    <m:t>C</m:t>
                  </w:del>
                </m:r>
              </m:sub>
            </m:sSub>
          </m:e>
        </m:d>
      </m:oMath>
      <w:del w:id="1340" w:author="Gu, Wanjun" w:date="2024-06-18T11:10:00Z">
        <w:r w:rsidRPr="00E130C1" w:rsidDel="00887B16">
          <w:rPr>
            <w:rFonts w:ascii="Arial" w:hAnsi="Arial" w:cs="Arial"/>
          </w:rPr>
          <w:delText xml:space="preserve"> denoting the relative location of the unit rectangular. The diagonal length of the unit rectangular was denoted as</w:delText>
        </w:r>
        <w:r w:rsidR="00FE3491" w:rsidRPr="00E130C1" w:rsidDel="00887B16">
          <w:rPr>
            <w:rFonts w:ascii="Arial" w:hAnsi="Arial" w:cs="Arial"/>
          </w:rPr>
          <w:delText xml:space="preserve"> D, </w:delText>
        </w:r>
        <w:r w:rsidRPr="00E130C1" w:rsidDel="00887B16">
          <w:rPr>
            <w:rFonts w:ascii="Arial" w:hAnsi="Arial" w:cs="Arial"/>
          </w:rPr>
          <w:delText xml:space="preserve">while the width and height of the rectangular were denoted as </w:delText>
        </w:r>
      </w:del>
      <m:oMath>
        <m:sSub>
          <m:sSubPr>
            <m:ctrlPr>
              <w:del w:id="1341" w:author="Gu, Wanjun" w:date="2024-06-18T11:10:00Z">
                <w:rPr>
                  <w:rFonts w:ascii="Cambria Math" w:hAnsi="Cambria Math" w:cs="Arial"/>
                  <w:i/>
                </w:rPr>
              </w:del>
            </m:ctrlPr>
          </m:sSubPr>
          <m:e>
            <m:r>
              <w:del w:id="1342" w:author="Gu, Wanjun" w:date="2024-06-18T11:10:00Z">
                <w:rPr>
                  <w:rFonts w:ascii="Cambria Math" w:hAnsi="Cambria Math" w:cs="Arial"/>
                </w:rPr>
                <m:t>L</m:t>
              </w:del>
            </m:r>
          </m:e>
          <m:sub>
            <m:r>
              <w:del w:id="1343" w:author="Gu, Wanjun" w:date="2024-06-18T11:10:00Z">
                <w:rPr>
                  <w:rFonts w:ascii="Cambria Math" w:hAnsi="Cambria Math" w:cs="Arial"/>
                </w:rPr>
                <m:t>W</m:t>
              </w:del>
            </m:r>
          </m:sub>
        </m:sSub>
      </m:oMath>
      <w:del w:id="1344" w:author="Gu, Wanjun" w:date="2024-06-18T11:10:00Z">
        <w:r w:rsidRPr="00E130C1" w:rsidDel="00887B16">
          <w:rPr>
            <w:rFonts w:ascii="Arial" w:hAnsi="Arial" w:cs="Arial"/>
          </w:rPr>
          <w:delText xml:space="preserve"> and </w:delText>
        </w:r>
      </w:del>
      <m:oMath>
        <m:sSub>
          <m:sSubPr>
            <m:ctrlPr>
              <w:del w:id="1345" w:author="Gu, Wanjun" w:date="2024-06-18T11:10:00Z">
                <w:rPr>
                  <w:rFonts w:ascii="Cambria Math" w:hAnsi="Cambria Math" w:cs="Arial"/>
                  <w:i/>
                </w:rPr>
              </w:del>
            </m:ctrlPr>
          </m:sSubPr>
          <m:e>
            <m:r>
              <w:del w:id="1346" w:author="Gu, Wanjun" w:date="2024-06-18T11:10:00Z">
                <w:rPr>
                  <w:rFonts w:ascii="Cambria Math" w:hAnsi="Cambria Math" w:cs="Arial"/>
                </w:rPr>
                <m:t>L</m:t>
              </w:del>
            </m:r>
          </m:e>
          <m:sub>
            <m:r>
              <w:del w:id="1347" w:author="Gu, Wanjun" w:date="2024-06-18T11:10:00Z">
                <w:rPr>
                  <w:rFonts w:ascii="Cambria Math" w:hAnsi="Cambria Math" w:cs="Arial"/>
                </w:rPr>
                <m:t>H</m:t>
              </w:del>
            </m:r>
          </m:sub>
        </m:sSub>
      </m:oMath>
      <w:del w:id="1348" w:author="Gu, Wanjun" w:date="2024-06-18T11:10:00Z">
        <w:r w:rsidRPr="00E130C1" w:rsidDel="00887B16">
          <w:rPr>
            <w:rFonts w:ascii="Arial" w:hAnsi="Arial" w:cs="Arial"/>
          </w:rPr>
          <w:delText xml:space="preserve">, respectively. </w:delText>
        </w:r>
      </w:del>
    </w:p>
    <w:p w14:paraId="3CF1AEF1" w14:textId="3ED551EA" w:rsidR="00A67EBB" w:rsidRPr="00E130C1" w:rsidDel="00887B16" w:rsidRDefault="00A67EBB" w:rsidP="00A67EBB">
      <w:pPr>
        <w:rPr>
          <w:del w:id="1349" w:author="Gu, Wanjun" w:date="2024-06-18T11:10:00Z"/>
          <w:rFonts w:ascii="Arial" w:hAnsi="Arial" w:cs="Arial"/>
        </w:rPr>
      </w:pPr>
    </w:p>
    <w:p w14:paraId="2971A5D5" w14:textId="48ED1376" w:rsidR="00A67EBB" w:rsidRPr="00E130C1" w:rsidDel="00887B16" w:rsidRDefault="00130673" w:rsidP="008804BE">
      <w:pPr>
        <w:pStyle w:val="paragraph"/>
        <w:spacing w:before="0" w:beforeAutospacing="0" w:after="0" w:afterAutospacing="0"/>
        <w:jc w:val="center"/>
        <w:textAlignment w:val="baseline"/>
        <w:rPr>
          <w:del w:id="1350" w:author="Gu, Wanjun" w:date="2024-06-18T11:10:00Z"/>
          <w:rStyle w:val="normaltextrun"/>
          <w:rFonts w:ascii="Arial" w:hAnsi="Arial" w:cs="Arial"/>
        </w:rPr>
      </w:pPr>
      <w:del w:id="1351" w:author="Gu, Wanjun" w:date="2024-06-18T11:10:00Z">
        <w:r w:rsidRPr="00E130C1" w:rsidDel="00887B16">
          <w:rPr>
            <w:rStyle w:val="normaltextrun"/>
            <w:rFonts w:ascii="Arial" w:hAnsi="Arial" w:cs="Arial"/>
            <w:noProof/>
          </w:rPr>
          <w:drawing>
            <wp:inline distT="0" distB="0" distL="0" distR="0" wp14:anchorId="60A23B06" wp14:editId="062DB0D4">
              <wp:extent cx="4592582" cy="3733800"/>
              <wp:effectExtent l="0" t="0" r="0" b="0"/>
              <wp:docPr id="13337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07349" cy="3745806"/>
                      </a:xfrm>
                      <a:prstGeom prst="rect">
                        <a:avLst/>
                      </a:prstGeom>
                      <a:noFill/>
                    </pic:spPr>
                  </pic:pic>
                </a:graphicData>
              </a:graphic>
            </wp:inline>
          </w:drawing>
        </w:r>
      </w:del>
    </w:p>
    <w:p w14:paraId="17F9DC91" w14:textId="17268EB8" w:rsidR="00A67EBB" w:rsidRPr="00E130C1" w:rsidDel="00887B16" w:rsidRDefault="00A67EBB" w:rsidP="00A67EBB">
      <w:pPr>
        <w:jc w:val="both"/>
        <w:rPr>
          <w:del w:id="1352" w:author="Gu, Wanjun" w:date="2024-06-18T11:10:00Z"/>
          <w:rFonts w:ascii="Arial" w:hAnsi="Arial" w:cs="Arial"/>
        </w:rPr>
      </w:pPr>
      <w:del w:id="1353" w:author="Gu, Wanjun" w:date="2024-06-18T11:10:00Z">
        <w:r w:rsidRPr="00E130C1" w:rsidDel="00887B16">
          <w:rPr>
            <w:rFonts w:ascii="Arial" w:hAnsi="Arial" w:cs="Arial"/>
            <w:b/>
            <w:bCs/>
          </w:rPr>
          <w:delText>Figure 2</w:delText>
        </w:r>
        <w:r w:rsidR="00AB749D" w:rsidRPr="00E130C1" w:rsidDel="00887B16">
          <w:rPr>
            <w:rFonts w:ascii="Arial" w:hAnsi="Arial" w:cs="Arial"/>
            <w:b/>
            <w:bCs/>
          </w:rPr>
          <w:delText>.</w:delText>
        </w:r>
        <w:r w:rsidRPr="00E130C1" w:rsidDel="00887B16">
          <w:rPr>
            <w:rFonts w:ascii="Arial" w:hAnsi="Arial" w:cs="Arial"/>
            <w:b/>
            <w:bCs/>
          </w:rPr>
          <w:delText xml:space="preserve"> Mathematical denotations for the circle fitting algorithm. </w:delText>
        </w:r>
        <w:r w:rsidRPr="00E130C1" w:rsidDel="00887B16">
          <w:rPr>
            <w:rFonts w:ascii="Arial" w:hAnsi="Arial" w:cs="Arial"/>
          </w:rPr>
          <w:delText xml:space="preserve">The fitting algorithm utilizes a circular function with center O and radius R. The unit rectangular circumscribes the calcaneus in each of the control feet and is denoted by </w:delText>
        </w:r>
        <w:r w:rsidR="00D423B5" w:rsidRPr="00E130C1" w:rsidDel="00887B16">
          <w:rPr>
            <w:rFonts w:ascii="Arial" w:hAnsi="Arial" w:cs="Arial"/>
          </w:rPr>
          <w:delText>width</w:delText>
        </w:r>
        <w:r w:rsidR="00107587" w:rsidRPr="00E130C1" w:rsidDel="00887B16">
          <w:rPr>
            <w:rFonts w:ascii="Arial" w:hAnsi="Arial" w:cs="Arial"/>
          </w:rPr>
          <w:delText xml:space="preserve"> </w:delText>
        </w:r>
      </w:del>
      <m:oMath>
        <m:sSub>
          <m:sSubPr>
            <m:ctrlPr>
              <w:del w:id="1354" w:author="Gu, Wanjun" w:date="2024-06-18T11:10:00Z">
                <w:rPr>
                  <w:rFonts w:ascii="Cambria Math" w:hAnsi="Cambria Math" w:cs="Arial"/>
                  <w:i/>
                </w:rPr>
              </w:del>
            </m:ctrlPr>
          </m:sSubPr>
          <m:e>
            <m:r>
              <w:del w:id="1355" w:author="Gu, Wanjun" w:date="2024-06-18T11:10:00Z">
                <w:rPr>
                  <w:rFonts w:ascii="Cambria Math" w:hAnsi="Cambria Math" w:cs="Arial"/>
                </w:rPr>
                <m:t>L</m:t>
              </w:del>
            </m:r>
          </m:e>
          <m:sub>
            <m:r>
              <w:del w:id="1356" w:author="Gu, Wanjun" w:date="2024-06-18T11:10:00Z">
                <w:rPr>
                  <w:rFonts w:ascii="Cambria Math" w:hAnsi="Cambria Math" w:cs="Arial"/>
                </w:rPr>
                <m:t>W</m:t>
              </w:del>
            </m:r>
          </m:sub>
        </m:sSub>
      </m:oMath>
      <w:del w:id="1357" w:author="Gu, Wanjun" w:date="2024-06-18T11:10:00Z">
        <w:r w:rsidRPr="00E130C1" w:rsidDel="00887B16">
          <w:rPr>
            <w:rFonts w:ascii="Arial" w:hAnsi="Arial" w:cs="Arial"/>
          </w:rPr>
          <w:delText>, height</w:delText>
        </w:r>
        <w:r w:rsidR="00D423B5" w:rsidRPr="00E130C1" w:rsidDel="00887B16">
          <w:rPr>
            <w:rFonts w:ascii="Arial" w:hAnsi="Arial" w:cs="Arial"/>
          </w:rPr>
          <w:delText xml:space="preserve"> </w:delText>
        </w:r>
      </w:del>
      <m:oMath>
        <m:sSub>
          <m:sSubPr>
            <m:ctrlPr>
              <w:del w:id="1358" w:author="Gu, Wanjun" w:date="2024-06-18T11:10:00Z">
                <w:rPr>
                  <w:rFonts w:ascii="Cambria Math" w:hAnsi="Cambria Math" w:cs="Arial"/>
                  <w:i/>
                </w:rPr>
              </w:del>
            </m:ctrlPr>
          </m:sSubPr>
          <m:e>
            <m:r>
              <w:del w:id="1359" w:author="Gu, Wanjun" w:date="2024-06-18T11:10:00Z">
                <w:rPr>
                  <w:rFonts w:ascii="Cambria Math" w:hAnsi="Cambria Math" w:cs="Arial"/>
                </w:rPr>
                <m:t>L</m:t>
              </w:del>
            </m:r>
          </m:e>
          <m:sub>
            <m:r>
              <w:del w:id="1360" w:author="Gu, Wanjun" w:date="2024-06-18T11:10:00Z">
                <w:rPr>
                  <w:rFonts w:ascii="Cambria Math" w:hAnsi="Cambria Math" w:cs="Arial"/>
                </w:rPr>
                <m:t>H</m:t>
              </w:del>
            </m:r>
          </m:sub>
        </m:sSub>
      </m:oMath>
      <w:del w:id="1361" w:author="Gu, Wanjun" w:date="2024-06-18T11:10:00Z">
        <w:r w:rsidRPr="00E130C1" w:rsidDel="00887B16">
          <w:rPr>
            <w:rFonts w:ascii="Arial" w:hAnsi="Arial" w:cs="Arial"/>
          </w:rPr>
          <w:delText xml:space="preserve">, diagonal length D, and corners A, B, and C. </w:delText>
        </w:r>
      </w:del>
    </w:p>
    <w:p w14:paraId="11443DA9" w14:textId="3D3DD93F" w:rsidR="008323ED" w:rsidRPr="00E130C1" w:rsidDel="00887B16" w:rsidRDefault="008323ED" w:rsidP="00A67EBB">
      <w:pPr>
        <w:rPr>
          <w:del w:id="1362" w:author="Gu, Wanjun" w:date="2024-06-18T11:10:00Z"/>
          <w:rFonts w:ascii="Arial" w:hAnsi="Arial" w:cs="Arial"/>
        </w:rPr>
      </w:pPr>
    </w:p>
    <w:p w14:paraId="51A1108E" w14:textId="08C42CC4" w:rsidR="008323ED" w:rsidRPr="00E130C1" w:rsidDel="00887B16" w:rsidRDefault="008323ED" w:rsidP="00A67EBB">
      <w:pPr>
        <w:rPr>
          <w:del w:id="1363" w:author="Gu, Wanjun" w:date="2024-06-18T11:10:00Z"/>
          <w:rFonts w:ascii="Arial" w:hAnsi="Arial" w:cs="Arial"/>
        </w:rPr>
      </w:pPr>
    </w:p>
    <w:p w14:paraId="678F5D39" w14:textId="058E97B9" w:rsidR="00A67EBB" w:rsidRPr="00E130C1" w:rsidDel="00887B16" w:rsidRDefault="00000000" w:rsidP="00A67EBB">
      <w:pPr>
        <w:rPr>
          <w:del w:id="1364" w:author="Gu, Wanjun" w:date="2024-06-18T11:10:00Z"/>
          <w:rFonts w:ascii="Arial" w:hAnsi="Arial" w:cs="Arial"/>
        </w:rPr>
      </w:pPr>
      <m:oMath>
        <m:sSub>
          <m:sSubPr>
            <m:ctrlPr>
              <w:del w:id="1365" w:author="Gu, Wanjun" w:date="2024-06-18T11:10:00Z">
                <w:rPr>
                  <w:rFonts w:ascii="Cambria Math" w:hAnsi="Cambria Math" w:cs="Arial"/>
                  <w:i/>
                </w:rPr>
              </w:del>
            </m:ctrlPr>
          </m:sSubPr>
          <m:e>
            <m:r>
              <w:del w:id="1366" w:author="Gu, Wanjun" w:date="2024-06-18T11:10:00Z">
                <w:rPr>
                  <w:rFonts w:ascii="Cambria Math" w:hAnsi="Cambria Math" w:cs="Arial"/>
                </w:rPr>
                <m:t>L</m:t>
              </w:del>
            </m:r>
          </m:e>
          <m:sub>
            <m:r>
              <w:del w:id="1367" w:author="Gu, Wanjun" w:date="2024-06-18T11:10:00Z">
                <w:rPr>
                  <w:rFonts w:ascii="Cambria Math" w:hAnsi="Cambria Math" w:cs="Arial"/>
                </w:rPr>
                <m:t>W</m:t>
              </w:del>
            </m:r>
          </m:sub>
        </m:sSub>
        <m:r>
          <w:del w:id="1368" w:author="Gu, Wanjun" w:date="2024-06-18T11:10:00Z">
            <w:rPr>
              <w:rFonts w:ascii="Cambria Math" w:hAnsi="Cambria Math" w:cs="Arial"/>
            </w:rPr>
            <m:t xml:space="preserve">, </m:t>
          </w:del>
        </m:r>
        <m:sSub>
          <m:sSubPr>
            <m:ctrlPr>
              <w:del w:id="1369" w:author="Gu, Wanjun" w:date="2024-06-18T11:10:00Z">
                <w:rPr>
                  <w:rFonts w:ascii="Cambria Math" w:hAnsi="Cambria Math" w:cs="Arial"/>
                  <w:i/>
                </w:rPr>
              </w:del>
            </m:ctrlPr>
          </m:sSubPr>
          <m:e>
            <m:r>
              <w:del w:id="1370" w:author="Gu, Wanjun" w:date="2024-06-18T11:10:00Z">
                <w:rPr>
                  <w:rFonts w:ascii="Cambria Math" w:hAnsi="Cambria Math" w:cs="Arial"/>
                </w:rPr>
                <m:t xml:space="preserve"> L</m:t>
              </w:del>
            </m:r>
          </m:e>
          <m:sub>
            <m:r>
              <w:del w:id="1371" w:author="Gu, Wanjun" w:date="2024-06-18T11:10:00Z">
                <w:rPr>
                  <w:rFonts w:ascii="Cambria Math" w:hAnsi="Cambria Math" w:cs="Arial"/>
                </w:rPr>
                <m:t>H</m:t>
              </w:del>
            </m:r>
          </m:sub>
        </m:sSub>
        <m:r>
          <w:del w:id="1372" w:author="Gu, Wanjun" w:date="2024-06-18T11:10:00Z">
            <w:rPr>
              <w:rFonts w:ascii="Cambria Math" w:hAnsi="Cambria Math" w:cs="Arial"/>
            </w:rPr>
            <m:t>,</m:t>
          </w:del>
        </m:r>
      </m:oMath>
      <w:del w:id="1373" w:author="Gu, Wanjun" w:date="2024-06-18T11:10:00Z">
        <w:r w:rsidR="00A67EBB" w:rsidRPr="00E130C1" w:rsidDel="00887B16">
          <w:rPr>
            <w:rFonts w:ascii="Arial" w:hAnsi="Arial" w:cs="Arial"/>
          </w:rPr>
          <w:delText xml:space="preserve"> and </w:delText>
        </w:r>
      </w:del>
      <m:oMath>
        <m:r>
          <w:del w:id="1374" w:author="Gu, Wanjun" w:date="2024-06-18T11:10:00Z">
            <w:rPr>
              <w:rFonts w:ascii="Cambria Math" w:hAnsi="Cambria Math" w:cs="Arial"/>
            </w:rPr>
            <m:t>D</m:t>
          </w:del>
        </m:r>
      </m:oMath>
      <w:del w:id="1375" w:author="Gu, Wanjun" w:date="2024-06-18T11:10:00Z">
        <w:r w:rsidR="00A67EBB" w:rsidRPr="00E130C1" w:rsidDel="00887B16">
          <w:rPr>
            <w:rFonts w:ascii="Arial" w:hAnsi="Arial" w:cs="Arial"/>
          </w:rPr>
          <w:delText xml:space="preserve"> can be written in coordinates of A, B, and C as follows:</w:delText>
        </w:r>
      </w:del>
    </w:p>
    <w:p w14:paraId="01F8368B" w14:textId="4A5F4596" w:rsidR="00A67EBB" w:rsidRPr="00E130C1" w:rsidDel="00887B16" w:rsidRDefault="00A67EBB" w:rsidP="00A67EBB">
      <w:pPr>
        <w:rPr>
          <w:del w:id="1376" w:author="Gu, Wanjun" w:date="2024-06-18T11:10:00Z"/>
          <w:rFonts w:ascii="Arial" w:hAnsi="Arial" w:cs="Arial"/>
        </w:rPr>
      </w:pPr>
    </w:p>
    <w:p w14:paraId="2A511604" w14:textId="16A370F6" w:rsidR="00A67EBB" w:rsidRPr="00E130C1" w:rsidDel="00887B16" w:rsidRDefault="00000000" w:rsidP="00A67EBB">
      <w:pPr>
        <w:rPr>
          <w:del w:id="1377" w:author="Gu, Wanjun" w:date="2024-06-18T11:10:00Z"/>
          <w:rFonts w:ascii="Arial" w:hAnsi="Arial" w:cs="Arial"/>
        </w:rPr>
      </w:pPr>
      <m:oMathPara>
        <m:oMath>
          <m:sSub>
            <m:sSubPr>
              <m:ctrlPr>
                <w:del w:id="1378" w:author="Gu, Wanjun" w:date="2024-06-18T11:10:00Z">
                  <w:rPr>
                    <w:rFonts w:ascii="Cambria Math" w:hAnsi="Cambria Math" w:cs="Arial"/>
                    <w:i/>
                  </w:rPr>
                </w:del>
              </m:ctrlPr>
            </m:sSubPr>
            <m:e>
              <m:r>
                <w:del w:id="1379" w:author="Gu, Wanjun" w:date="2024-06-18T11:10:00Z">
                  <w:rPr>
                    <w:rFonts w:ascii="Cambria Math" w:hAnsi="Cambria Math" w:cs="Arial"/>
                  </w:rPr>
                  <m:t>L</m:t>
                </w:del>
              </m:r>
            </m:e>
            <m:sub>
              <m:r>
                <w:del w:id="1380" w:author="Gu, Wanjun" w:date="2024-06-18T11:10:00Z">
                  <w:rPr>
                    <w:rFonts w:ascii="Cambria Math" w:hAnsi="Cambria Math" w:cs="Arial"/>
                  </w:rPr>
                  <m:t>W</m:t>
                </w:del>
              </m:r>
            </m:sub>
          </m:sSub>
          <m:r>
            <w:del w:id="1381" w:author="Gu, Wanjun" w:date="2024-06-18T11:10:00Z">
              <w:rPr>
                <w:rFonts w:ascii="Cambria Math" w:hAnsi="Cambria Math" w:cs="Arial"/>
              </w:rPr>
              <m:t>=</m:t>
            </w:del>
          </m:r>
          <m:rad>
            <m:radPr>
              <m:degHide m:val="1"/>
              <m:ctrlPr>
                <w:del w:id="1382" w:author="Gu, Wanjun" w:date="2024-06-18T11:10:00Z">
                  <w:rPr>
                    <w:rFonts w:ascii="Cambria Math" w:hAnsi="Cambria Math" w:cs="Arial"/>
                    <w:i/>
                  </w:rPr>
                </w:del>
              </m:ctrlPr>
            </m:radPr>
            <m:deg/>
            <m:e>
              <m:sSup>
                <m:sSupPr>
                  <m:ctrlPr>
                    <w:del w:id="1383" w:author="Gu, Wanjun" w:date="2024-06-18T11:10:00Z">
                      <w:rPr>
                        <w:rFonts w:ascii="Cambria Math" w:hAnsi="Cambria Math" w:cs="Arial"/>
                        <w:i/>
                      </w:rPr>
                    </w:del>
                  </m:ctrlPr>
                </m:sSupPr>
                <m:e>
                  <m:r>
                    <w:del w:id="1384" w:author="Gu, Wanjun" w:date="2024-06-18T11:10:00Z">
                      <w:rPr>
                        <w:rFonts w:ascii="Cambria Math" w:hAnsi="Cambria Math" w:cs="Arial"/>
                      </w:rPr>
                      <m:t>(</m:t>
                    </w:del>
                  </m:r>
                  <m:sSub>
                    <m:sSubPr>
                      <m:ctrlPr>
                        <w:del w:id="1385" w:author="Gu, Wanjun" w:date="2024-06-18T11:10:00Z">
                          <w:rPr>
                            <w:rFonts w:ascii="Cambria Math" w:hAnsi="Cambria Math" w:cs="Arial"/>
                            <w:i/>
                          </w:rPr>
                        </w:del>
                      </m:ctrlPr>
                    </m:sSubPr>
                    <m:e>
                      <m:r>
                        <w:del w:id="1386" w:author="Gu, Wanjun" w:date="2024-06-18T11:10:00Z">
                          <w:rPr>
                            <w:rFonts w:ascii="Cambria Math" w:hAnsi="Cambria Math" w:cs="Arial"/>
                          </w:rPr>
                          <m:t>x</m:t>
                        </w:del>
                      </m:r>
                    </m:e>
                    <m:sub>
                      <m:r>
                        <w:del w:id="1387" w:author="Gu, Wanjun" w:date="2024-06-18T11:10:00Z">
                          <w:rPr>
                            <w:rFonts w:ascii="Cambria Math" w:hAnsi="Cambria Math" w:cs="Arial"/>
                          </w:rPr>
                          <m:t>B</m:t>
                        </w:del>
                      </m:r>
                    </m:sub>
                  </m:sSub>
                  <m:r>
                    <w:del w:id="1388" w:author="Gu, Wanjun" w:date="2024-06-18T11:10:00Z">
                      <w:rPr>
                        <w:rFonts w:ascii="Cambria Math" w:hAnsi="Cambria Math" w:cs="Arial"/>
                      </w:rPr>
                      <m:t>-</m:t>
                    </w:del>
                  </m:r>
                  <m:sSub>
                    <m:sSubPr>
                      <m:ctrlPr>
                        <w:del w:id="1389" w:author="Gu, Wanjun" w:date="2024-06-18T11:10:00Z">
                          <w:rPr>
                            <w:rFonts w:ascii="Cambria Math" w:hAnsi="Cambria Math" w:cs="Arial"/>
                            <w:i/>
                          </w:rPr>
                        </w:del>
                      </m:ctrlPr>
                    </m:sSubPr>
                    <m:e>
                      <m:r>
                        <w:del w:id="1390" w:author="Gu, Wanjun" w:date="2024-06-18T11:10:00Z">
                          <w:rPr>
                            <w:rFonts w:ascii="Cambria Math" w:hAnsi="Cambria Math" w:cs="Arial"/>
                          </w:rPr>
                          <m:t>x</m:t>
                        </w:del>
                      </m:r>
                    </m:e>
                    <m:sub>
                      <m:r>
                        <w:del w:id="1391" w:author="Gu, Wanjun" w:date="2024-06-18T11:10:00Z">
                          <w:rPr>
                            <w:rFonts w:ascii="Cambria Math" w:hAnsi="Cambria Math" w:cs="Arial"/>
                          </w:rPr>
                          <m:t>A</m:t>
                        </w:del>
                      </m:r>
                    </m:sub>
                  </m:sSub>
                  <m:r>
                    <w:del w:id="1392" w:author="Gu, Wanjun" w:date="2024-06-18T11:10:00Z">
                      <w:rPr>
                        <w:rFonts w:ascii="Cambria Math" w:hAnsi="Cambria Math" w:cs="Arial"/>
                      </w:rPr>
                      <m:t>)</m:t>
                    </w:del>
                  </m:r>
                </m:e>
                <m:sup>
                  <m:r>
                    <w:del w:id="1393" w:author="Gu, Wanjun" w:date="2024-06-18T11:10:00Z">
                      <w:rPr>
                        <w:rFonts w:ascii="Cambria Math" w:hAnsi="Cambria Math" w:cs="Arial"/>
                      </w:rPr>
                      <m:t>2</m:t>
                    </w:del>
                  </m:r>
                </m:sup>
              </m:sSup>
              <m:r>
                <w:del w:id="1394" w:author="Gu, Wanjun" w:date="2024-06-18T11:10:00Z">
                  <w:rPr>
                    <w:rFonts w:ascii="Cambria Math" w:hAnsi="Cambria Math" w:cs="Arial"/>
                  </w:rPr>
                  <m:t>+</m:t>
                </w:del>
              </m:r>
              <m:sSup>
                <m:sSupPr>
                  <m:ctrlPr>
                    <w:del w:id="1395" w:author="Gu, Wanjun" w:date="2024-06-18T11:10:00Z">
                      <w:rPr>
                        <w:rFonts w:ascii="Cambria Math" w:hAnsi="Cambria Math" w:cs="Arial"/>
                        <w:i/>
                      </w:rPr>
                    </w:del>
                  </m:ctrlPr>
                </m:sSupPr>
                <m:e>
                  <m:r>
                    <w:del w:id="1396" w:author="Gu, Wanjun" w:date="2024-06-18T11:10:00Z">
                      <w:rPr>
                        <w:rFonts w:ascii="Cambria Math" w:hAnsi="Cambria Math" w:cs="Arial"/>
                      </w:rPr>
                      <m:t>(</m:t>
                    </w:del>
                  </m:r>
                  <m:sSub>
                    <m:sSubPr>
                      <m:ctrlPr>
                        <w:del w:id="1397" w:author="Gu, Wanjun" w:date="2024-06-18T11:10:00Z">
                          <w:rPr>
                            <w:rFonts w:ascii="Cambria Math" w:hAnsi="Cambria Math" w:cs="Arial"/>
                            <w:i/>
                          </w:rPr>
                        </w:del>
                      </m:ctrlPr>
                    </m:sSubPr>
                    <m:e>
                      <m:r>
                        <w:del w:id="1398" w:author="Gu, Wanjun" w:date="2024-06-18T11:10:00Z">
                          <w:rPr>
                            <w:rFonts w:ascii="Cambria Math" w:hAnsi="Cambria Math" w:cs="Arial"/>
                          </w:rPr>
                          <m:t>y</m:t>
                        </w:del>
                      </m:r>
                    </m:e>
                    <m:sub>
                      <m:r>
                        <w:del w:id="1399" w:author="Gu, Wanjun" w:date="2024-06-18T11:10:00Z">
                          <w:rPr>
                            <w:rFonts w:ascii="Cambria Math" w:hAnsi="Cambria Math" w:cs="Arial"/>
                          </w:rPr>
                          <m:t>B</m:t>
                        </w:del>
                      </m:r>
                    </m:sub>
                  </m:sSub>
                  <m:r>
                    <w:del w:id="1400" w:author="Gu, Wanjun" w:date="2024-06-18T11:10:00Z">
                      <w:rPr>
                        <w:rFonts w:ascii="Cambria Math" w:hAnsi="Cambria Math" w:cs="Arial"/>
                      </w:rPr>
                      <m:t>-</m:t>
                    </w:del>
                  </m:r>
                  <m:sSub>
                    <m:sSubPr>
                      <m:ctrlPr>
                        <w:del w:id="1401" w:author="Gu, Wanjun" w:date="2024-06-18T11:10:00Z">
                          <w:rPr>
                            <w:rFonts w:ascii="Cambria Math" w:hAnsi="Cambria Math" w:cs="Arial"/>
                            <w:i/>
                          </w:rPr>
                        </w:del>
                      </m:ctrlPr>
                    </m:sSubPr>
                    <m:e>
                      <m:r>
                        <w:del w:id="1402" w:author="Gu, Wanjun" w:date="2024-06-18T11:10:00Z">
                          <w:rPr>
                            <w:rFonts w:ascii="Cambria Math" w:hAnsi="Cambria Math" w:cs="Arial"/>
                          </w:rPr>
                          <m:t>y</m:t>
                        </w:del>
                      </m:r>
                    </m:e>
                    <m:sub>
                      <m:r>
                        <w:del w:id="1403" w:author="Gu, Wanjun" w:date="2024-06-18T11:10:00Z">
                          <w:rPr>
                            <w:rFonts w:ascii="Cambria Math" w:hAnsi="Cambria Math" w:cs="Arial"/>
                          </w:rPr>
                          <m:t>A</m:t>
                        </w:del>
                      </m:r>
                    </m:sub>
                  </m:sSub>
                  <m:r>
                    <w:del w:id="1404" w:author="Gu, Wanjun" w:date="2024-06-18T11:10:00Z">
                      <w:rPr>
                        <w:rFonts w:ascii="Cambria Math" w:hAnsi="Cambria Math" w:cs="Arial"/>
                      </w:rPr>
                      <m:t>)</m:t>
                    </w:del>
                  </m:r>
                </m:e>
                <m:sup>
                  <m:r>
                    <w:del w:id="1405" w:author="Gu, Wanjun" w:date="2024-06-18T11:10:00Z">
                      <w:rPr>
                        <w:rFonts w:ascii="Cambria Math" w:hAnsi="Cambria Math" w:cs="Arial"/>
                      </w:rPr>
                      <m:t>2</m:t>
                    </w:del>
                  </m:r>
                </m:sup>
              </m:sSup>
            </m:e>
          </m:rad>
        </m:oMath>
      </m:oMathPara>
    </w:p>
    <w:p w14:paraId="03C64EAE" w14:textId="3E2B3DF5" w:rsidR="00A67EBB" w:rsidRPr="00E130C1" w:rsidDel="00887B16" w:rsidRDefault="00000000" w:rsidP="00A67EBB">
      <w:pPr>
        <w:rPr>
          <w:del w:id="1406" w:author="Gu, Wanjun" w:date="2024-06-18T11:10:00Z"/>
          <w:rFonts w:ascii="Arial" w:hAnsi="Arial" w:cs="Arial"/>
        </w:rPr>
      </w:pPr>
      <m:oMathPara>
        <m:oMath>
          <m:sSub>
            <m:sSubPr>
              <m:ctrlPr>
                <w:del w:id="1407" w:author="Gu, Wanjun" w:date="2024-06-18T11:10:00Z">
                  <w:rPr>
                    <w:rFonts w:ascii="Cambria Math" w:hAnsi="Cambria Math" w:cs="Arial"/>
                    <w:i/>
                  </w:rPr>
                </w:del>
              </m:ctrlPr>
            </m:sSubPr>
            <m:e>
              <m:r>
                <w:del w:id="1408" w:author="Gu, Wanjun" w:date="2024-06-18T11:10:00Z">
                  <w:rPr>
                    <w:rFonts w:ascii="Cambria Math" w:hAnsi="Cambria Math" w:cs="Arial"/>
                  </w:rPr>
                  <m:t>L</m:t>
                </w:del>
              </m:r>
            </m:e>
            <m:sub>
              <m:r>
                <w:del w:id="1409" w:author="Gu, Wanjun" w:date="2024-06-18T11:10:00Z">
                  <w:rPr>
                    <w:rFonts w:ascii="Cambria Math" w:hAnsi="Cambria Math" w:cs="Arial"/>
                  </w:rPr>
                  <m:t>H</m:t>
                </w:del>
              </m:r>
            </m:sub>
          </m:sSub>
          <m:r>
            <w:del w:id="1410" w:author="Gu, Wanjun" w:date="2024-06-18T11:10:00Z">
              <w:rPr>
                <w:rFonts w:ascii="Cambria Math" w:hAnsi="Cambria Math" w:cs="Arial"/>
              </w:rPr>
              <m:t>=</m:t>
            </w:del>
          </m:r>
          <m:rad>
            <m:radPr>
              <m:degHide m:val="1"/>
              <m:ctrlPr>
                <w:del w:id="1411" w:author="Gu, Wanjun" w:date="2024-06-18T11:10:00Z">
                  <w:rPr>
                    <w:rFonts w:ascii="Cambria Math" w:hAnsi="Cambria Math" w:cs="Arial"/>
                    <w:i/>
                  </w:rPr>
                </w:del>
              </m:ctrlPr>
            </m:radPr>
            <m:deg/>
            <m:e>
              <m:sSup>
                <m:sSupPr>
                  <m:ctrlPr>
                    <w:del w:id="1412" w:author="Gu, Wanjun" w:date="2024-06-18T11:10:00Z">
                      <w:rPr>
                        <w:rFonts w:ascii="Cambria Math" w:hAnsi="Cambria Math" w:cs="Arial"/>
                        <w:i/>
                      </w:rPr>
                    </w:del>
                  </m:ctrlPr>
                </m:sSupPr>
                <m:e>
                  <m:r>
                    <w:del w:id="1413" w:author="Gu, Wanjun" w:date="2024-06-18T11:10:00Z">
                      <w:rPr>
                        <w:rFonts w:ascii="Cambria Math" w:hAnsi="Cambria Math" w:cs="Arial"/>
                      </w:rPr>
                      <m:t>(</m:t>
                    </w:del>
                  </m:r>
                  <m:sSub>
                    <m:sSubPr>
                      <m:ctrlPr>
                        <w:del w:id="1414" w:author="Gu, Wanjun" w:date="2024-06-18T11:10:00Z">
                          <w:rPr>
                            <w:rFonts w:ascii="Cambria Math" w:hAnsi="Cambria Math" w:cs="Arial"/>
                            <w:i/>
                          </w:rPr>
                        </w:del>
                      </m:ctrlPr>
                    </m:sSubPr>
                    <m:e>
                      <m:r>
                        <w:del w:id="1415" w:author="Gu, Wanjun" w:date="2024-06-18T11:10:00Z">
                          <w:rPr>
                            <w:rFonts w:ascii="Cambria Math" w:hAnsi="Cambria Math" w:cs="Arial"/>
                          </w:rPr>
                          <m:t>x</m:t>
                        </w:del>
                      </m:r>
                    </m:e>
                    <m:sub>
                      <m:r>
                        <w:del w:id="1416" w:author="Gu, Wanjun" w:date="2024-06-18T11:10:00Z">
                          <w:rPr>
                            <w:rFonts w:ascii="Cambria Math" w:hAnsi="Cambria Math" w:cs="Arial"/>
                          </w:rPr>
                          <m:t>C</m:t>
                        </w:del>
                      </m:r>
                    </m:sub>
                  </m:sSub>
                  <m:r>
                    <w:del w:id="1417" w:author="Gu, Wanjun" w:date="2024-06-18T11:10:00Z">
                      <w:rPr>
                        <w:rFonts w:ascii="Cambria Math" w:hAnsi="Cambria Math" w:cs="Arial"/>
                      </w:rPr>
                      <m:t>-</m:t>
                    </w:del>
                  </m:r>
                  <m:sSub>
                    <m:sSubPr>
                      <m:ctrlPr>
                        <w:del w:id="1418" w:author="Gu, Wanjun" w:date="2024-06-18T11:10:00Z">
                          <w:rPr>
                            <w:rFonts w:ascii="Cambria Math" w:hAnsi="Cambria Math" w:cs="Arial"/>
                            <w:i/>
                          </w:rPr>
                        </w:del>
                      </m:ctrlPr>
                    </m:sSubPr>
                    <m:e>
                      <m:r>
                        <w:del w:id="1419" w:author="Gu, Wanjun" w:date="2024-06-18T11:10:00Z">
                          <w:rPr>
                            <w:rFonts w:ascii="Cambria Math" w:hAnsi="Cambria Math" w:cs="Arial"/>
                          </w:rPr>
                          <m:t>x</m:t>
                        </w:del>
                      </m:r>
                    </m:e>
                    <m:sub>
                      <m:r>
                        <w:del w:id="1420" w:author="Gu, Wanjun" w:date="2024-06-18T11:10:00Z">
                          <w:rPr>
                            <w:rFonts w:ascii="Cambria Math" w:hAnsi="Cambria Math" w:cs="Arial"/>
                          </w:rPr>
                          <m:t>A</m:t>
                        </w:del>
                      </m:r>
                    </m:sub>
                  </m:sSub>
                  <m:r>
                    <w:del w:id="1421" w:author="Gu, Wanjun" w:date="2024-06-18T11:10:00Z">
                      <w:rPr>
                        <w:rFonts w:ascii="Cambria Math" w:hAnsi="Cambria Math" w:cs="Arial"/>
                      </w:rPr>
                      <m:t>)</m:t>
                    </w:del>
                  </m:r>
                </m:e>
                <m:sup>
                  <m:r>
                    <w:del w:id="1422" w:author="Gu, Wanjun" w:date="2024-06-18T11:10:00Z">
                      <w:rPr>
                        <w:rFonts w:ascii="Cambria Math" w:hAnsi="Cambria Math" w:cs="Arial"/>
                      </w:rPr>
                      <m:t>2</m:t>
                    </w:del>
                  </m:r>
                </m:sup>
              </m:sSup>
              <m:r>
                <w:del w:id="1423" w:author="Gu, Wanjun" w:date="2024-06-18T11:10:00Z">
                  <w:rPr>
                    <w:rFonts w:ascii="Cambria Math" w:hAnsi="Cambria Math" w:cs="Arial"/>
                  </w:rPr>
                  <m:t>+</m:t>
                </w:del>
              </m:r>
              <m:sSup>
                <m:sSupPr>
                  <m:ctrlPr>
                    <w:del w:id="1424" w:author="Gu, Wanjun" w:date="2024-06-18T11:10:00Z">
                      <w:rPr>
                        <w:rFonts w:ascii="Cambria Math" w:hAnsi="Cambria Math" w:cs="Arial"/>
                        <w:i/>
                      </w:rPr>
                    </w:del>
                  </m:ctrlPr>
                </m:sSupPr>
                <m:e>
                  <m:r>
                    <w:del w:id="1425" w:author="Gu, Wanjun" w:date="2024-06-18T11:10:00Z">
                      <w:rPr>
                        <w:rFonts w:ascii="Cambria Math" w:hAnsi="Cambria Math" w:cs="Arial"/>
                      </w:rPr>
                      <m:t>(</m:t>
                    </w:del>
                  </m:r>
                  <m:sSub>
                    <m:sSubPr>
                      <m:ctrlPr>
                        <w:del w:id="1426" w:author="Gu, Wanjun" w:date="2024-06-18T11:10:00Z">
                          <w:rPr>
                            <w:rFonts w:ascii="Cambria Math" w:hAnsi="Cambria Math" w:cs="Arial"/>
                            <w:i/>
                          </w:rPr>
                        </w:del>
                      </m:ctrlPr>
                    </m:sSubPr>
                    <m:e>
                      <m:r>
                        <w:del w:id="1427" w:author="Gu, Wanjun" w:date="2024-06-18T11:10:00Z">
                          <w:rPr>
                            <w:rFonts w:ascii="Cambria Math" w:hAnsi="Cambria Math" w:cs="Arial"/>
                          </w:rPr>
                          <m:t>y</m:t>
                        </w:del>
                      </m:r>
                    </m:e>
                    <m:sub>
                      <m:r>
                        <w:del w:id="1428" w:author="Gu, Wanjun" w:date="2024-06-18T11:10:00Z">
                          <w:rPr>
                            <w:rFonts w:ascii="Cambria Math" w:hAnsi="Cambria Math" w:cs="Arial"/>
                          </w:rPr>
                          <m:t>C</m:t>
                        </w:del>
                      </m:r>
                    </m:sub>
                  </m:sSub>
                  <m:r>
                    <w:del w:id="1429" w:author="Gu, Wanjun" w:date="2024-06-18T11:10:00Z">
                      <w:rPr>
                        <w:rFonts w:ascii="Cambria Math" w:hAnsi="Cambria Math" w:cs="Arial"/>
                      </w:rPr>
                      <m:t>-</m:t>
                    </w:del>
                  </m:r>
                  <m:sSub>
                    <m:sSubPr>
                      <m:ctrlPr>
                        <w:del w:id="1430" w:author="Gu, Wanjun" w:date="2024-06-18T11:10:00Z">
                          <w:rPr>
                            <w:rFonts w:ascii="Cambria Math" w:hAnsi="Cambria Math" w:cs="Arial"/>
                            <w:i/>
                          </w:rPr>
                        </w:del>
                      </m:ctrlPr>
                    </m:sSubPr>
                    <m:e>
                      <m:r>
                        <w:del w:id="1431" w:author="Gu, Wanjun" w:date="2024-06-18T11:10:00Z">
                          <w:rPr>
                            <w:rFonts w:ascii="Cambria Math" w:hAnsi="Cambria Math" w:cs="Arial"/>
                          </w:rPr>
                          <m:t>y</m:t>
                        </w:del>
                      </m:r>
                    </m:e>
                    <m:sub>
                      <m:r>
                        <w:del w:id="1432" w:author="Gu, Wanjun" w:date="2024-06-18T11:10:00Z">
                          <w:rPr>
                            <w:rFonts w:ascii="Cambria Math" w:hAnsi="Cambria Math" w:cs="Arial"/>
                          </w:rPr>
                          <m:t>A</m:t>
                        </w:del>
                      </m:r>
                    </m:sub>
                  </m:sSub>
                  <m:r>
                    <w:del w:id="1433" w:author="Gu, Wanjun" w:date="2024-06-18T11:10:00Z">
                      <w:rPr>
                        <w:rFonts w:ascii="Cambria Math" w:hAnsi="Cambria Math" w:cs="Arial"/>
                      </w:rPr>
                      <m:t>)</m:t>
                    </w:del>
                  </m:r>
                </m:e>
                <m:sup>
                  <m:r>
                    <w:del w:id="1434" w:author="Gu, Wanjun" w:date="2024-06-18T11:10:00Z">
                      <w:rPr>
                        <w:rFonts w:ascii="Cambria Math" w:hAnsi="Cambria Math" w:cs="Arial"/>
                      </w:rPr>
                      <m:t>2</m:t>
                    </w:del>
                  </m:r>
                </m:sup>
              </m:sSup>
            </m:e>
          </m:rad>
        </m:oMath>
      </m:oMathPara>
    </w:p>
    <w:p w14:paraId="69C52EAB" w14:textId="36089F6F" w:rsidR="00A67EBB" w:rsidRPr="00E130C1" w:rsidDel="00887B16" w:rsidRDefault="00A67EBB" w:rsidP="00A67EBB">
      <w:pPr>
        <w:rPr>
          <w:del w:id="1435" w:author="Gu, Wanjun" w:date="2024-06-18T11:10:00Z"/>
          <w:rFonts w:ascii="Arial" w:hAnsi="Arial" w:cs="Arial"/>
        </w:rPr>
      </w:pPr>
      <m:oMathPara>
        <m:oMath>
          <m:r>
            <w:del w:id="1436" w:author="Gu, Wanjun" w:date="2024-06-18T11:10:00Z">
              <w:rPr>
                <w:rFonts w:ascii="Cambria Math" w:hAnsi="Cambria Math" w:cs="Arial"/>
              </w:rPr>
              <m:t>D=</m:t>
            </w:del>
          </m:r>
          <m:rad>
            <m:radPr>
              <m:degHide m:val="1"/>
              <m:ctrlPr>
                <w:del w:id="1437" w:author="Gu, Wanjun" w:date="2024-06-18T11:10:00Z">
                  <w:rPr>
                    <w:rFonts w:ascii="Cambria Math" w:hAnsi="Cambria Math" w:cs="Arial"/>
                    <w:i/>
                  </w:rPr>
                </w:del>
              </m:ctrlPr>
            </m:radPr>
            <m:deg/>
            <m:e>
              <m:sSubSup>
                <m:sSubSupPr>
                  <m:ctrlPr>
                    <w:del w:id="1438" w:author="Gu, Wanjun" w:date="2024-06-18T11:10:00Z">
                      <w:rPr>
                        <w:rFonts w:ascii="Cambria Math" w:hAnsi="Cambria Math" w:cs="Arial"/>
                        <w:i/>
                      </w:rPr>
                    </w:del>
                  </m:ctrlPr>
                </m:sSubSupPr>
                <m:e>
                  <m:r>
                    <w:del w:id="1439" w:author="Gu, Wanjun" w:date="2024-06-18T11:10:00Z">
                      <w:rPr>
                        <w:rFonts w:ascii="Cambria Math" w:hAnsi="Cambria Math" w:cs="Arial"/>
                      </w:rPr>
                      <m:t>L</m:t>
                    </w:del>
                  </m:r>
                </m:e>
                <m:sub>
                  <m:r>
                    <w:del w:id="1440" w:author="Gu, Wanjun" w:date="2024-06-18T11:10:00Z">
                      <w:rPr>
                        <w:rFonts w:ascii="Cambria Math" w:hAnsi="Cambria Math" w:cs="Arial"/>
                      </w:rPr>
                      <m:t>W</m:t>
                    </w:del>
                  </m:r>
                </m:sub>
                <m:sup>
                  <m:r>
                    <w:del w:id="1441" w:author="Gu, Wanjun" w:date="2024-06-18T11:10:00Z">
                      <w:rPr>
                        <w:rFonts w:ascii="Cambria Math" w:hAnsi="Cambria Math" w:cs="Arial"/>
                      </w:rPr>
                      <m:t>2</m:t>
                    </w:del>
                  </m:r>
                </m:sup>
              </m:sSubSup>
              <m:r>
                <w:del w:id="1442" w:author="Gu, Wanjun" w:date="2024-06-18T11:10:00Z">
                  <w:rPr>
                    <w:rFonts w:ascii="Cambria Math" w:hAnsi="Cambria Math" w:cs="Arial"/>
                  </w:rPr>
                  <m:t>+</m:t>
                </w:del>
              </m:r>
              <m:sSubSup>
                <m:sSubSupPr>
                  <m:ctrlPr>
                    <w:del w:id="1443" w:author="Gu, Wanjun" w:date="2024-06-18T11:10:00Z">
                      <w:rPr>
                        <w:rFonts w:ascii="Cambria Math" w:hAnsi="Cambria Math" w:cs="Arial"/>
                        <w:i/>
                      </w:rPr>
                    </w:del>
                  </m:ctrlPr>
                </m:sSubSupPr>
                <m:e>
                  <m:r>
                    <w:del w:id="1444" w:author="Gu, Wanjun" w:date="2024-06-18T11:10:00Z">
                      <w:rPr>
                        <w:rFonts w:ascii="Cambria Math" w:hAnsi="Cambria Math" w:cs="Arial"/>
                      </w:rPr>
                      <m:t>L</m:t>
                    </w:del>
                  </m:r>
                </m:e>
                <m:sub>
                  <m:r>
                    <w:del w:id="1445" w:author="Gu, Wanjun" w:date="2024-06-18T11:10:00Z">
                      <w:rPr>
                        <w:rFonts w:ascii="Cambria Math" w:hAnsi="Cambria Math" w:cs="Arial"/>
                      </w:rPr>
                      <m:t>H</m:t>
                    </w:del>
                  </m:r>
                </m:sub>
                <m:sup>
                  <m:r>
                    <w:del w:id="1446" w:author="Gu, Wanjun" w:date="2024-06-18T11:10:00Z">
                      <w:rPr>
                        <w:rFonts w:ascii="Cambria Math" w:hAnsi="Cambria Math" w:cs="Arial"/>
                      </w:rPr>
                      <m:t>2</m:t>
                    </w:del>
                  </m:r>
                </m:sup>
              </m:sSubSup>
            </m:e>
          </m:rad>
        </m:oMath>
      </m:oMathPara>
    </w:p>
    <w:p w14:paraId="4C9C3E92" w14:textId="03D9326E" w:rsidR="00A67EBB" w:rsidRPr="00E130C1" w:rsidDel="00887B16" w:rsidRDefault="00A67EBB" w:rsidP="00A67EBB">
      <w:pPr>
        <w:rPr>
          <w:del w:id="1447" w:author="Gu, Wanjun" w:date="2024-06-18T11:10:00Z"/>
          <w:rFonts w:ascii="Arial" w:hAnsi="Arial" w:cs="Arial"/>
        </w:rPr>
      </w:pPr>
    </w:p>
    <w:p w14:paraId="211948D3" w14:textId="769CD56F" w:rsidR="00A67EBB" w:rsidRPr="00E130C1" w:rsidDel="00887B16" w:rsidRDefault="00A67EBB" w:rsidP="00A67EBB">
      <w:pPr>
        <w:rPr>
          <w:del w:id="1448" w:author="Gu, Wanjun" w:date="2024-06-18T11:10:00Z"/>
          <w:rFonts w:ascii="Arial" w:hAnsi="Arial" w:cs="Arial"/>
        </w:rPr>
      </w:pPr>
      <w:del w:id="1449" w:author="Gu, Wanjun" w:date="2024-06-18T11:10:00Z">
        <w:r w:rsidRPr="00E130C1" w:rsidDel="00887B16">
          <w:rPr>
            <w:rFonts w:ascii="Arial" w:hAnsi="Arial" w:cs="Arial"/>
          </w:rPr>
          <w:delText xml:space="preserve">Based on the average circle center location of all healthy subjects, for any given subject, healthy or diseased, the standard circle center coordinates and circle radii can be determined using  </w:delText>
        </w:r>
      </w:del>
    </w:p>
    <w:p w14:paraId="620B7BB3" w14:textId="79B504F2" w:rsidR="00A67EBB" w:rsidRPr="00E130C1" w:rsidDel="00887B16" w:rsidRDefault="00A67EBB" w:rsidP="00A67EBB">
      <w:pPr>
        <w:rPr>
          <w:del w:id="1450" w:author="Gu, Wanjun" w:date="2024-06-18T11:10:00Z"/>
          <w:rFonts w:ascii="Arial" w:hAnsi="Arial" w:cs="Arial"/>
        </w:rPr>
      </w:pPr>
    </w:p>
    <w:p w14:paraId="6D9572F1" w14:textId="1223C90D" w:rsidR="00A67EBB" w:rsidRPr="00E130C1" w:rsidDel="00887B16" w:rsidRDefault="00000000" w:rsidP="00A67EBB">
      <w:pPr>
        <w:rPr>
          <w:del w:id="1451" w:author="Gu, Wanjun" w:date="2024-06-18T11:10:00Z"/>
          <w:rFonts w:ascii="Arial" w:hAnsi="Arial" w:cs="Arial"/>
        </w:rPr>
      </w:pPr>
      <m:oMathPara>
        <m:oMath>
          <m:sSub>
            <m:sSubPr>
              <m:ctrlPr>
                <w:del w:id="1452" w:author="Gu, Wanjun" w:date="2024-06-18T11:10:00Z">
                  <w:rPr>
                    <w:rFonts w:ascii="Cambria Math" w:hAnsi="Cambria Math" w:cs="Arial"/>
                    <w:i/>
                  </w:rPr>
                </w:del>
              </m:ctrlPr>
            </m:sSubPr>
            <m:e>
              <m:r>
                <w:del w:id="1453" w:author="Gu, Wanjun" w:date="2024-06-18T11:10:00Z">
                  <w:rPr>
                    <w:rFonts w:ascii="Cambria Math" w:hAnsi="Cambria Math" w:cs="Arial"/>
                  </w:rPr>
                  <m:t>x</m:t>
                </w:del>
              </m:r>
            </m:e>
            <m:sub>
              <m:r>
                <w:del w:id="1454" w:author="Gu, Wanjun" w:date="2024-06-18T11:10:00Z">
                  <w:rPr>
                    <w:rFonts w:ascii="Cambria Math" w:hAnsi="Cambria Math" w:cs="Arial"/>
                  </w:rPr>
                  <m:t>o</m:t>
                </w:del>
              </m:r>
            </m:sub>
          </m:sSub>
          <m:r>
            <w:del w:id="1455" w:author="Gu, Wanjun" w:date="2024-06-18T11:10:00Z">
              <w:rPr>
                <w:rFonts w:ascii="Cambria Math" w:hAnsi="Cambria Math" w:cs="Arial"/>
              </w:rPr>
              <m:t>=</m:t>
            </w:del>
          </m:r>
          <m:sSub>
            <m:sSubPr>
              <m:ctrlPr>
                <w:del w:id="1456" w:author="Gu, Wanjun" w:date="2024-06-18T11:10:00Z">
                  <w:rPr>
                    <w:rFonts w:ascii="Cambria Math" w:hAnsi="Cambria Math" w:cs="Arial"/>
                    <w:i/>
                  </w:rPr>
                </w:del>
              </m:ctrlPr>
            </m:sSubPr>
            <m:e>
              <m:r>
                <w:del w:id="1457" w:author="Gu, Wanjun" w:date="2024-06-18T11:10:00Z">
                  <w:rPr>
                    <w:rFonts w:ascii="Cambria Math" w:hAnsi="Cambria Math" w:cs="Arial"/>
                  </w:rPr>
                  <m:t>x</m:t>
                </w:del>
              </m:r>
            </m:e>
            <m:sub>
              <m:r>
                <w:del w:id="1458" w:author="Gu, Wanjun" w:date="2024-06-18T11:10:00Z">
                  <w:rPr>
                    <w:rFonts w:ascii="Cambria Math" w:hAnsi="Cambria Math" w:cs="Arial"/>
                  </w:rPr>
                  <m:t>A</m:t>
                </w:del>
              </m:r>
            </m:sub>
          </m:sSub>
          <m:r>
            <w:del w:id="1459" w:author="Gu, Wanjun" w:date="2024-06-18T11:10:00Z">
              <w:rPr>
                <w:rFonts w:ascii="Cambria Math" w:hAnsi="Cambria Math" w:cs="Arial"/>
              </w:rPr>
              <m:t>+</m:t>
            </w:del>
          </m:r>
          <m:sSub>
            <m:sSubPr>
              <m:ctrlPr>
                <w:del w:id="1460" w:author="Gu, Wanjun" w:date="2024-06-18T11:10:00Z">
                  <w:rPr>
                    <w:rFonts w:ascii="Cambria Math" w:hAnsi="Cambria Math" w:cs="Arial"/>
                    <w:i/>
                  </w:rPr>
                </w:del>
              </m:ctrlPr>
            </m:sSubPr>
            <m:e>
              <m:r>
                <w:del w:id="1461" w:author="Gu, Wanjun" w:date="2024-06-18T11:10:00Z">
                  <w:rPr>
                    <w:rFonts w:ascii="Cambria Math" w:hAnsi="Cambria Math" w:cs="Arial"/>
                  </w:rPr>
                  <m:t>f</m:t>
                </w:del>
              </m:r>
            </m:e>
            <m:sub>
              <m:r>
                <w:del w:id="1462" w:author="Gu, Wanjun" w:date="2024-06-18T11:10:00Z">
                  <w:rPr>
                    <w:rFonts w:ascii="Cambria Math" w:hAnsi="Cambria Math" w:cs="Arial"/>
                  </w:rPr>
                  <m:t>ox</m:t>
                </w:del>
              </m:r>
            </m:sub>
          </m:sSub>
          <m:sSub>
            <m:sSubPr>
              <m:ctrlPr>
                <w:del w:id="1463" w:author="Gu, Wanjun" w:date="2024-06-18T11:10:00Z">
                  <w:rPr>
                    <w:rFonts w:ascii="Cambria Math" w:hAnsi="Cambria Math" w:cs="Arial"/>
                    <w:i/>
                  </w:rPr>
                </w:del>
              </m:ctrlPr>
            </m:sSubPr>
            <m:e>
              <m:r>
                <w:del w:id="1464" w:author="Gu, Wanjun" w:date="2024-06-18T11:10:00Z">
                  <w:rPr>
                    <w:rFonts w:ascii="Cambria Math" w:hAnsi="Cambria Math" w:cs="Arial"/>
                  </w:rPr>
                  <m:t>L</m:t>
                </w:del>
              </m:r>
            </m:e>
            <m:sub>
              <m:r>
                <w:del w:id="1465" w:author="Gu, Wanjun" w:date="2024-06-18T11:10:00Z">
                  <w:rPr>
                    <w:rFonts w:ascii="Cambria Math" w:hAnsi="Cambria Math" w:cs="Arial"/>
                  </w:rPr>
                  <m:t>W</m:t>
                </w:del>
              </m:r>
            </m:sub>
          </m:sSub>
        </m:oMath>
      </m:oMathPara>
    </w:p>
    <w:p w14:paraId="19677D7E" w14:textId="642D3F47" w:rsidR="00A67EBB" w:rsidRPr="00E130C1" w:rsidDel="00887B16" w:rsidRDefault="00000000" w:rsidP="00A67EBB">
      <w:pPr>
        <w:rPr>
          <w:del w:id="1466" w:author="Gu, Wanjun" w:date="2024-06-18T11:10:00Z"/>
          <w:rFonts w:ascii="Arial" w:hAnsi="Arial" w:cs="Arial"/>
        </w:rPr>
      </w:pPr>
      <m:oMathPara>
        <m:oMath>
          <m:sSub>
            <m:sSubPr>
              <m:ctrlPr>
                <w:del w:id="1467" w:author="Gu, Wanjun" w:date="2024-06-18T11:10:00Z">
                  <w:rPr>
                    <w:rFonts w:ascii="Cambria Math" w:hAnsi="Cambria Math" w:cs="Arial"/>
                    <w:i/>
                  </w:rPr>
                </w:del>
              </m:ctrlPr>
            </m:sSubPr>
            <m:e>
              <m:r>
                <w:del w:id="1468" w:author="Gu, Wanjun" w:date="2024-06-18T11:10:00Z">
                  <w:rPr>
                    <w:rFonts w:ascii="Cambria Math" w:hAnsi="Cambria Math" w:cs="Arial"/>
                  </w:rPr>
                  <m:t>y</m:t>
                </w:del>
              </m:r>
            </m:e>
            <m:sub>
              <m:r>
                <w:del w:id="1469" w:author="Gu, Wanjun" w:date="2024-06-18T11:10:00Z">
                  <w:rPr>
                    <w:rFonts w:ascii="Cambria Math" w:hAnsi="Cambria Math" w:cs="Arial"/>
                  </w:rPr>
                  <m:t>o</m:t>
                </w:del>
              </m:r>
            </m:sub>
          </m:sSub>
          <m:r>
            <w:del w:id="1470" w:author="Gu, Wanjun" w:date="2024-06-18T11:10:00Z">
              <w:rPr>
                <w:rFonts w:ascii="Cambria Math" w:hAnsi="Cambria Math" w:cs="Arial"/>
              </w:rPr>
              <m:t>=</m:t>
            </w:del>
          </m:r>
          <m:sSub>
            <m:sSubPr>
              <m:ctrlPr>
                <w:del w:id="1471" w:author="Gu, Wanjun" w:date="2024-06-18T11:10:00Z">
                  <w:rPr>
                    <w:rFonts w:ascii="Cambria Math" w:hAnsi="Cambria Math" w:cs="Arial"/>
                    <w:i/>
                  </w:rPr>
                </w:del>
              </m:ctrlPr>
            </m:sSubPr>
            <m:e>
              <m:r>
                <w:del w:id="1472" w:author="Gu, Wanjun" w:date="2024-06-18T11:10:00Z">
                  <w:rPr>
                    <w:rFonts w:ascii="Cambria Math" w:hAnsi="Cambria Math" w:cs="Arial"/>
                  </w:rPr>
                  <m:t>y</m:t>
                </w:del>
              </m:r>
            </m:e>
            <m:sub>
              <m:r>
                <w:del w:id="1473" w:author="Gu, Wanjun" w:date="2024-06-18T11:10:00Z">
                  <w:rPr>
                    <w:rFonts w:ascii="Cambria Math" w:hAnsi="Cambria Math" w:cs="Arial"/>
                  </w:rPr>
                  <m:t>A</m:t>
                </w:del>
              </m:r>
            </m:sub>
          </m:sSub>
          <m:r>
            <w:del w:id="1474" w:author="Gu, Wanjun" w:date="2024-06-18T11:10:00Z">
              <w:rPr>
                <w:rFonts w:ascii="Cambria Math" w:hAnsi="Cambria Math" w:cs="Arial"/>
              </w:rPr>
              <m:t>+</m:t>
            </w:del>
          </m:r>
          <m:sSub>
            <m:sSubPr>
              <m:ctrlPr>
                <w:del w:id="1475" w:author="Gu, Wanjun" w:date="2024-06-18T11:10:00Z">
                  <w:rPr>
                    <w:rFonts w:ascii="Cambria Math" w:hAnsi="Cambria Math" w:cs="Arial"/>
                    <w:i/>
                  </w:rPr>
                </w:del>
              </m:ctrlPr>
            </m:sSubPr>
            <m:e>
              <m:r>
                <w:del w:id="1476" w:author="Gu, Wanjun" w:date="2024-06-18T11:10:00Z">
                  <w:rPr>
                    <w:rFonts w:ascii="Cambria Math" w:hAnsi="Cambria Math" w:cs="Arial"/>
                  </w:rPr>
                  <m:t>f</m:t>
                </w:del>
              </m:r>
            </m:e>
            <m:sub>
              <m:r>
                <w:del w:id="1477" w:author="Gu, Wanjun" w:date="2024-06-18T11:10:00Z">
                  <w:rPr>
                    <w:rFonts w:ascii="Cambria Math" w:hAnsi="Cambria Math" w:cs="Arial"/>
                  </w:rPr>
                  <m:t>oy</m:t>
                </w:del>
              </m:r>
            </m:sub>
          </m:sSub>
          <m:sSub>
            <m:sSubPr>
              <m:ctrlPr>
                <w:del w:id="1478" w:author="Gu, Wanjun" w:date="2024-06-18T11:10:00Z">
                  <w:rPr>
                    <w:rFonts w:ascii="Cambria Math" w:hAnsi="Cambria Math" w:cs="Arial"/>
                    <w:i/>
                  </w:rPr>
                </w:del>
              </m:ctrlPr>
            </m:sSubPr>
            <m:e>
              <m:r>
                <w:del w:id="1479" w:author="Gu, Wanjun" w:date="2024-06-18T11:10:00Z">
                  <w:rPr>
                    <w:rFonts w:ascii="Cambria Math" w:hAnsi="Cambria Math" w:cs="Arial"/>
                  </w:rPr>
                  <m:t>L</m:t>
                </w:del>
              </m:r>
            </m:e>
            <m:sub>
              <m:r>
                <w:del w:id="1480" w:author="Gu, Wanjun" w:date="2024-06-18T11:10:00Z">
                  <w:rPr>
                    <w:rFonts w:ascii="Cambria Math" w:hAnsi="Cambria Math" w:cs="Arial"/>
                  </w:rPr>
                  <m:t>H</m:t>
                </w:del>
              </m:r>
            </m:sub>
          </m:sSub>
        </m:oMath>
      </m:oMathPara>
    </w:p>
    <w:p w14:paraId="3245FA81" w14:textId="7C4E3AC4" w:rsidR="00A67EBB" w:rsidRPr="00E130C1" w:rsidDel="00887B16" w:rsidRDefault="00A67EBB" w:rsidP="00A67EBB">
      <w:pPr>
        <w:rPr>
          <w:del w:id="1481" w:author="Gu, Wanjun" w:date="2024-06-18T11:10:00Z"/>
          <w:rFonts w:ascii="Arial" w:hAnsi="Arial" w:cs="Arial"/>
        </w:rPr>
      </w:pPr>
      <m:oMathPara>
        <m:oMath>
          <m:r>
            <w:del w:id="1482" w:author="Gu, Wanjun" w:date="2024-06-18T11:10:00Z">
              <w:rPr>
                <w:rFonts w:ascii="Cambria Math" w:hAnsi="Cambria Math" w:cs="Arial"/>
              </w:rPr>
              <m:t>R=</m:t>
            </w:del>
          </m:r>
          <m:sSub>
            <m:sSubPr>
              <m:ctrlPr>
                <w:del w:id="1483" w:author="Gu, Wanjun" w:date="2024-06-18T11:10:00Z">
                  <w:rPr>
                    <w:rFonts w:ascii="Cambria Math" w:hAnsi="Cambria Math" w:cs="Arial"/>
                    <w:i/>
                  </w:rPr>
                </w:del>
              </m:ctrlPr>
            </m:sSubPr>
            <m:e>
              <m:r>
                <w:del w:id="1484" w:author="Gu, Wanjun" w:date="2024-06-18T11:10:00Z">
                  <w:rPr>
                    <w:rFonts w:ascii="Cambria Math" w:hAnsi="Cambria Math" w:cs="Arial"/>
                  </w:rPr>
                  <m:t>f</m:t>
                </w:del>
              </m:r>
            </m:e>
            <m:sub>
              <m:r>
                <w:del w:id="1485" w:author="Gu, Wanjun" w:date="2024-06-18T11:10:00Z">
                  <w:rPr>
                    <w:rFonts w:ascii="Cambria Math" w:hAnsi="Cambria Math" w:cs="Arial"/>
                  </w:rPr>
                  <m:t>R</m:t>
                </w:del>
              </m:r>
            </m:sub>
          </m:sSub>
          <m:r>
            <w:del w:id="1486" w:author="Gu, Wanjun" w:date="2024-06-18T11:10:00Z">
              <w:rPr>
                <w:rFonts w:ascii="Cambria Math" w:hAnsi="Cambria Math" w:cs="Arial"/>
              </w:rPr>
              <m:t>D</m:t>
            </w:del>
          </m:r>
        </m:oMath>
      </m:oMathPara>
    </w:p>
    <w:p w14:paraId="41A7F563" w14:textId="60316005" w:rsidR="00A67EBB" w:rsidRPr="00E130C1" w:rsidDel="00887B16" w:rsidRDefault="00A67EBB" w:rsidP="00A67EBB">
      <w:pPr>
        <w:rPr>
          <w:del w:id="1487" w:author="Gu, Wanjun" w:date="2024-06-18T11:10:00Z"/>
          <w:rFonts w:ascii="Arial" w:hAnsi="Arial" w:cs="Arial"/>
        </w:rPr>
      </w:pPr>
    </w:p>
    <w:p w14:paraId="6A0588B6" w14:textId="1F762745" w:rsidR="00A67EBB" w:rsidRPr="00E130C1" w:rsidDel="00887B16" w:rsidRDefault="00A67EBB" w:rsidP="00A67EBB">
      <w:pPr>
        <w:rPr>
          <w:del w:id="1488" w:author="Gu, Wanjun" w:date="2024-06-18T11:10:00Z"/>
          <w:rFonts w:ascii="Arial" w:hAnsi="Arial" w:cs="Arial"/>
        </w:rPr>
      </w:pPr>
      <w:del w:id="1489" w:author="Gu, Wanjun" w:date="2024-06-18T11:10:00Z">
        <w:r w:rsidRPr="00E130C1" w:rsidDel="00887B16">
          <w:rPr>
            <w:rFonts w:ascii="Arial" w:hAnsi="Arial" w:cs="Arial"/>
          </w:rPr>
          <w:delText xml:space="preserve">where </w:delText>
        </w:r>
      </w:del>
      <m:oMath>
        <m:sSub>
          <m:sSubPr>
            <m:ctrlPr>
              <w:del w:id="1490" w:author="Gu, Wanjun" w:date="2024-06-18T11:10:00Z">
                <w:rPr>
                  <w:rFonts w:ascii="Cambria Math" w:hAnsi="Cambria Math" w:cs="Arial"/>
                  <w:i/>
                </w:rPr>
              </w:del>
            </m:ctrlPr>
          </m:sSubPr>
          <m:e>
            <m:r>
              <w:del w:id="1491" w:author="Gu, Wanjun" w:date="2024-06-18T11:10:00Z">
                <w:rPr>
                  <w:rFonts w:ascii="Cambria Math" w:hAnsi="Cambria Math" w:cs="Arial"/>
                </w:rPr>
                <m:t>f</m:t>
              </w:del>
            </m:r>
          </m:e>
          <m:sub>
            <m:r>
              <w:del w:id="1492" w:author="Gu, Wanjun" w:date="2024-06-18T11:10:00Z">
                <w:rPr>
                  <w:rFonts w:ascii="Cambria Math" w:hAnsi="Cambria Math" w:cs="Arial"/>
                </w:rPr>
                <m:t>ox</m:t>
              </w:del>
            </m:r>
          </m:sub>
        </m:sSub>
        <m:r>
          <w:del w:id="1493" w:author="Gu, Wanjun" w:date="2024-06-18T11:10:00Z">
            <w:rPr>
              <w:rFonts w:ascii="Cambria Math" w:hAnsi="Cambria Math" w:cs="Arial"/>
            </w:rPr>
            <m:t xml:space="preserve">, </m:t>
          </w:del>
        </m:r>
        <m:sSub>
          <m:sSubPr>
            <m:ctrlPr>
              <w:del w:id="1494" w:author="Gu, Wanjun" w:date="2024-06-18T11:10:00Z">
                <w:rPr>
                  <w:rFonts w:ascii="Cambria Math" w:hAnsi="Cambria Math" w:cs="Arial"/>
                  <w:i/>
                </w:rPr>
              </w:del>
            </m:ctrlPr>
          </m:sSubPr>
          <m:e>
            <m:r>
              <w:del w:id="1495" w:author="Gu, Wanjun" w:date="2024-06-18T11:10:00Z">
                <w:rPr>
                  <w:rFonts w:ascii="Cambria Math" w:hAnsi="Cambria Math" w:cs="Arial"/>
                </w:rPr>
                <m:t>f</m:t>
              </w:del>
            </m:r>
          </m:e>
          <m:sub>
            <m:r>
              <w:del w:id="1496" w:author="Gu, Wanjun" w:date="2024-06-18T11:10:00Z">
                <w:rPr>
                  <w:rFonts w:ascii="Cambria Math" w:hAnsi="Cambria Math" w:cs="Arial"/>
                </w:rPr>
                <m:t>oy</m:t>
              </w:del>
            </m:r>
          </m:sub>
        </m:sSub>
        <m:r>
          <w:del w:id="1497" w:author="Gu, Wanjun" w:date="2024-06-18T11:10:00Z">
            <w:rPr>
              <w:rFonts w:ascii="Cambria Math" w:hAnsi="Cambria Math" w:cs="Arial"/>
            </w:rPr>
            <m:t>,</m:t>
          </w:del>
        </m:r>
      </m:oMath>
      <w:del w:id="1498" w:author="Gu, Wanjun" w:date="2024-06-18T11:10:00Z">
        <w:r w:rsidRPr="00E130C1" w:rsidDel="00887B16">
          <w:rPr>
            <w:rFonts w:ascii="Arial" w:hAnsi="Arial" w:cs="Arial"/>
          </w:rPr>
          <w:delText xml:space="preserve"> and </w:delText>
        </w:r>
      </w:del>
      <m:oMath>
        <m:sSub>
          <m:sSubPr>
            <m:ctrlPr>
              <w:del w:id="1499" w:author="Gu, Wanjun" w:date="2024-06-18T11:10:00Z">
                <w:rPr>
                  <w:rFonts w:ascii="Cambria Math" w:hAnsi="Cambria Math" w:cs="Arial"/>
                  <w:i/>
                </w:rPr>
              </w:del>
            </m:ctrlPr>
          </m:sSubPr>
          <m:e>
            <m:r>
              <w:del w:id="1500" w:author="Gu, Wanjun" w:date="2024-06-18T11:10:00Z">
                <w:rPr>
                  <w:rFonts w:ascii="Cambria Math" w:hAnsi="Cambria Math" w:cs="Arial"/>
                </w:rPr>
                <m:t>f</m:t>
              </w:del>
            </m:r>
          </m:e>
          <m:sub>
            <m:r>
              <w:del w:id="1501" w:author="Gu, Wanjun" w:date="2024-06-18T11:10:00Z">
                <w:rPr>
                  <w:rFonts w:ascii="Cambria Math" w:hAnsi="Cambria Math" w:cs="Arial"/>
                </w:rPr>
                <m:t>R</m:t>
              </w:del>
            </m:r>
          </m:sub>
        </m:sSub>
      </m:oMath>
      <w:del w:id="1502" w:author="Gu, Wanjun" w:date="2024-06-18T11:10:00Z">
        <w:r w:rsidRPr="00E130C1" w:rsidDel="00887B16">
          <w:rPr>
            <w:rFonts w:ascii="Arial" w:hAnsi="Arial" w:cs="Arial"/>
          </w:rPr>
          <w:delText xml:space="preserve"> are parameters fitted from the healthy subjects</w:delText>
        </w:r>
        <w:r w:rsidR="00111A4B" w:rsidRPr="00E130C1" w:rsidDel="00887B16">
          <w:rPr>
            <w:rFonts w:ascii="Arial" w:hAnsi="Arial" w:cs="Arial"/>
          </w:rPr>
          <w:delText>.</w:delText>
        </w:r>
      </w:del>
    </w:p>
    <w:p w14:paraId="4B62BBAD" w14:textId="596F204C" w:rsidR="00D308CE" w:rsidRPr="00E130C1" w:rsidDel="00887B16" w:rsidRDefault="00D308CE" w:rsidP="00887B16">
      <w:pPr>
        <w:jc w:val="both"/>
        <w:rPr>
          <w:del w:id="1503" w:author="Gu, Wanjun" w:date="2024-06-18T11:10:00Z"/>
          <w:rFonts w:ascii="Arial" w:hAnsi="Arial" w:cs="Arial"/>
        </w:rPr>
        <w:pPrChange w:id="1504" w:author="Gu, Wanjun" w:date="2024-06-18T11:10:00Z">
          <w:pPr>
            <w:jc w:val="both"/>
          </w:pPr>
        </w:pPrChange>
      </w:pPr>
    </w:p>
    <w:p w14:paraId="2C248F8A" w14:textId="68EE8F43" w:rsidR="00111A4B" w:rsidRPr="00E130C1" w:rsidDel="00887B16" w:rsidRDefault="00111A4B" w:rsidP="00887B16">
      <w:pPr>
        <w:jc w:val="both"/>
        <w:rPr>
          <w:del w:id="1505" w:author="Gu, Wanjun" w:date="2024-06-18T11:10:00Z"/>
          <w:rStyle w:val="normaltextrun"/>
          <w:rFonts w:ascii="Arial" w:hAnsi="Arial" w:cs="Arial"/>
          <w:b/>
          <w:bCs/>
          <w:u w:val="single"/>
        </w:rPr>
        <w:pPrChange w:id="1506" w:author="Gu, Wanjun" w:date="2024-06-18T11:10:00Z">
          <w:pPr>
            <w:pStyle w:val="paragraph"/>
            <w:spacing w:before="0" w:beforeAutospacing="0" w:after="0" w:afterAutospacing="0"/>
            <w:textAlignment w:val="baseline"/>
          </w:pPr>
        </w:pPrChange>
      </w:pPr>
      <w:del w:id="1507" w:author="Gu, Wanjun" w:date="2024-06-18T11:10:00Z">
        <w:r w:rsidRPr="00E130C1" w:rsidDel="00887B16">
          <w:rPr>
            <w:rStyle w:val="normaltextrun"/>
            <w:rFonts w:ascii="Arial" w:hAnsi="Arial" w:cs="Arial"/>
            <w:b/>
            <w:bCs/>
            <w:u w:val="single"/>
          </w:rPr>
          <w:delText>Deriving the optimal rotation angle upon Pathologic Achilles Insertion</w:delText>
        </w:r>
      </w:del>
      <w:ins w:id="1508" w:author="Li, Shuyuan" w:date="2024-06-11T20:50:00Z">
        <w:del w:id="1509" w:author="Gu, Wanjun" w:date="2024-06-18T11:10:00Z">
          <w:r w:rsidR="003F2674" w:rsidRPr="00E130C1" w:rsidDel="00887B16">
            <w:rPr>
              <w:rStyle w:val="normaltextrun"/>
              <w:rFonts w:ascii="Arial" w:hAnsi="Arial" w:cs="Arial"/>
              <w:b/>
              <w:bCs/>
              <w:u w:val="single"/>
            </w:rPr>
            <w:delText>Mathimatic Algorithm of PAIA</w:delText>
          </w:r>
        </w:del>
      </w:ins>
    </w:p>
    <w:p w14:paraId="466A3C81" w14:textId="0AE56BF0" w:rsidR="00A67EBB" w:rsidRPr="00E130C1" w:rsidDel="00887B16" w:rsidRDefault="00A67EBB" w:rsidP="00887B16">
      <w:pPr>
        <w:jc w:val="both"/>
        <w:rPr>
          <w:del w:id="1510" w:author="Gu, Wanjun" w:date="2024-06-18T11:10:00Z"/>
          <w:rStyle w:val="normaltextrun"/>
          <w:rFonts w:ascii="Arial" w:hAnsi="Arial" w:cs="Arial"/>
        </w:rPr>
        <w:pPrChange w:id="1511" w:author="Gu, Wanjun" w:date="2024-06-18T11:10:00Z">
          <w:pPr>
            <w:pStyle w:val="paragraph"/>
            <w:spacing w:before="0" w:beforeAutospacing="0" w:after="0" w:afterAutospacing="0"/>
            <w:textAlignment w:val="baseline"/>
          </w:pPr>
        </w:pPrChange>
      </w:pPr>
      <w:del w:id="1512" w:author="Gu, Wanjun" w:date="2024-06-18T11:10:00Z">
        <w:r w:rsidRPr="00E130C1" w:rsidDel="00887B16">
          <w:rPr>
            <w:rStyle w:val="normaltextrun"/>
            <w:rFonts w:ascii="Arial" w:hAnsi="Arial" w:cs="Arial"/>
          </w:rPr>
          <w:delText xml:space="preserve">Following standardization in the control feet, lateral weightbearing radiographs of 40 feet with IAT were obtained. The same 90 points described in Table 1 were then plotted on each calcaneus of the 40 feet with IAT. Each </w:delText>
        </w:r>
      </w:del>
      <w:ins w:id="1513" w:author="Li, Shuyuan" w:date="2024-06-11T20:51:00Z">
        <w:del w:id="1514" w:author="Gu, Wanjun" w:date="2024-06-18T11:10:00Z">
          <w:r w:rsidR="00C737EE" w:rsidRPr="00E130C1" w:rsidDel="00887B16">
            <w:rPr>
              <w:rStyle w:val="normaltextrun"/>
              <w:rFonts w:ascii="Arial" w:hAnsi="Arial" w:cs="Arial"/>
            </w:rPr>
            <w:delText xml:space="preserve"> The enlarge posterior </w:delText>
          </w:r>
        </w:del>
      </w:ins>
      <w:ins w:id="1515" w:author="Li, Shuyuan" w:date="2024-06-11T20:52:00Z">
        <w:del w:id="1516" w:author="Gu, Wanjun" w:date="2024-06-18T11:10:00Z">
          <w:r w:rsidR="00C737EE" w:rsidRPr="00E130C1" w:rsidDel="00887B16">
            <w:rPr>
              <w:rStyle w:val="normaltextrun"/>
              <w:rFonts w:ascii="Arial" w:hAnsi="Arial" w:cs="Arial"/>
            </w:rPr>
            <w:delText>tuberosity contour of e</w:delText>
          </w:r>
        </w:del>
      </w:ins>
      <w:ins w:id="1517" w:author="Li, Shuyuan" w:date="2024-06-11T20:51:00Z">
        <w:del w:id="1518" w:author="Gu, Wanjun" w:date="2024-06-18T11:10:00Z">
          <w:r w:rsidR="00C737EE" w:rsidRPr="00E130C1" w:rsidDel="00887B16">
            <w:rPr>
              <w:rStyle w:val="normaltextrun"/>
              <w:rFonts w:ascii="Arial" w:hAnsi="Arial" w:cs="Arial"/>
            </w:rPr>
            <w:delText xml:space="preserve">ach </w:delText>
          </w:r>
        </w:del>
      </w:ins>
      <w:del w:id="1519" w:author="Gu, Wanjun" w:date="2024-06-18T11:10:00Z">
        <w:r w:rsidRPr="00E130C1" w:rsidDel="00887B16">
          <w:rPr>
            <w:rStyle w:val="normaltextrun"/>
            <w:rFonts w:ascii="Arial" w:hAnsi="Arial" w:cs="Arial"/>
          </w:rPr>
          <w:delText xml:space="preserve">foot with IAT was then compared to the </w:delText>
        </w:r>
      </w:del>
      <w:ins w:id="1520" w:author="Li, Shuyuan" w:date="2024-06-11T20:52:00Z">
        <w:del w:id="1521" w:author="Gu, Wanjun" w:date="2024-06-18T11:10:00Z">
          <w:r w:rsidR="00C737EE" w:rsidRPr="00E130C1" w:rsidDel="00887B16">
            <w:rPr>
              <w:rStyle w:val="normaltextrun"/>
              <w:rFonts w:ascii="Arial" w:hAnsi="Arial" w:cs="Arial"/>
            </w:rPr>
            <w:delText xml:space="preserve">ideal </w:delText>
          </w:r>
        </w:del>
      </w:ins>
      <w:del w:id="1522" w:author="Gu, Wanjun" w:date="2024-06-18T11:10:00Z">
        <w:r w:rsidR="00827237" w:rsidRPr="00E130C1" w:rsidDel="00887B16">
          <w:rPr>
            <w:rStyle w:val="normaltextrun"/>
            <w:rFonts w:ascii="Arial" w:hAnsi="Arial" w:cs="Arial"/>
          </w:rPr>
          <w:delText>Standard Circle</w:delText>
        </w:r>
        <w:r w:rsidRPr="00E130C1" w:rsidDel="00887B16">
          <w:rPr>
            <w:rStyle w:val="normaltextrun"/>
            <w:rFonts w:ascii="Arial" w:hAnsi="Arial" w:cs="Arial"/>
          </w:rPr>
          <w:delText xml:space="preserve"> based on these 90 points using the functional of the standard circle:</w:delText>
        </w:r>
      </w:del>
    </w:p>
    <w:p w14:paraId="74A00D0F" w14:textId="1E6A92CF" w:rsidR="00A67EBB" w:rsidRPr="00E130C1" w:rsidDel="00887B16" w:rsidRDefault="00A67EBB" w:rsidP="00887B16">
      <w:pPr>
        <w:jc w:val="both"/>
        <w:rPr>
          <w:del w:id="1523" w:author="Gu, Wanjun" w:date="2024-06-18T11:10:00Z"/>
          <w:rStyle w:val="normaltextrun"/>
          <w:rFonts w:ascii="Arial" w:hAnsi="Arial" w:cs="Arial"/>
          <w:b/>
          <w:bCs/>
        </w:rPr>
        <w:pPrChange w:id="1524" w:author="Gu, Wanjun" w:date="2024-06-18T11:10:00Z">
          <w:pPr>
            <w:pStyle w:val="paragraph"/>
            <w:spacing w:before="0" w:beforeAutospacing="0" w:after="0" w:afterAutospacing="0"/>
            <w:textAlignment w:val="baseline"/>
          </w:pPr>
        </w:pPrChange>
      </w:pPr>
    </w:p>
    <w:p w14:paraId="539162AA" w14:textId="048435D1" w:rsidR="00A67EBB" w:rsidRPr="00E130C1" w:rsidDel="00887B16" w:rsidRDefault="00000000" w:rsidP="00887B16">
      <w:pPr>
        <w:jc w:val="both"/>
        <w:rPr>
          <w:del w:id="1525" w:author="Gu, Wanjun" w:date="2024-06-18T11:10:00Z"/>
          <w:rFonts w:ascii="Arial" w:hAnsi="Arial" w:cs="Arial"/>
        </w:rPr>
        <w:pPrChange w:id="1526" w:author="Gu, Wanjun" w:date="2024-06-18T11:10:00Z">
          <w:pPr/>
        </w:pPrChange>
      </w:pPr>
      <m:oMathPara>
        <m:oMath>
          <m:sSup>
            <m:sSupPr>
              <m:ctrlPr>
                <w:del w:id="1527" w:author="Gu, Wanjun" w:date="2024-06-18T11:10:00Z">
                  <w:rPr>
                    <w:rFonts w:ascii="Cambria Math" w:hAnsi="Cambria Math" w:cs="Arial"/>
                    <w:i/>
                  </w:rPr>
                </w:del>
              </m:ctrlPr>
            </m:sSupPr>
            <m:e>
              <m:d>
                <m:dPr>
                  <m:ctrlPr>
                    <w:del w:id="1528" w:author="Gu, Wanjun" w:date="2024-06-18T11:10:00Z">
                      <w:rPr>
                        <w:rFonts w:ascii="Cambria Math" w:hAnsi="Cambria Math" w:cs="Arial"/>
                        <w:i/>
                      </w:rPr>
                    </w:del>
                  </m:ctrlPr>
                </m:dPr>
                <m:e>
                  <m:r>
                    <w:del w:id="1529" w:author="Gu, Wanjun" w:date="2024-06-18T11:10:00Z">
                      <w:rPr>
                        <w:rFonts w:ascii="Cambria Math" w:hAnsi="Cambria Math" w:cs="Arial"/>
                      </w:rPr>
                      <m:t>x-</m:t>
                    </w:del>
                  </m:r>
                  <m:sSub>
                    <m:sSubPr>
                      <m:ctrlPr>
                        <w:del w:id="1530" w:author="Gu, Wanjun" w:date="2024-06-18T11:10:00Z">
                          <w:rPr>
                            <w:rFonts w:ascii="Cambria Math" w:hAnsi="Cambria Math" w:cs="Arial"/>
                            <w:i/>
                          </w:rPr>
                        </w:del>
                      </m:ctrlPr>
                    </m:sSubPr>
                    <m:e>
                      <m:r>
                        <w:del w:id="1531" w:author="Gu, Wanjun" w:date="2024-06-18T11:10:00Z">
                          <w:rPr>
                            <w:rFonts w:ascii="Cambria Math" w:hAnsi="Cambria Math" w:cs="Arial"/>
                          </w:rPr>
                          <m:t>x</m:t>
                        </w:del>
                      </m:r>
                    </m:e>
                    <m:sub>
                      <m:r>
                        <w:del w:id="1532" w:author="Gu, Wanjun" w:date="2024-06-18T11:10:00Z">
                          <w:rPr>
                            <w:rFonts w:ascii="Cambria Math" w:hAnsi="Cambria Math" w:cs="Arial"/>
                          </w:rPr>
                          <m:t>o</m:t>
                        </w:del>
                      </m:r>
                    </m:sub>
                  </m:sSub>
                </m:e>
              </m:d>
            </m:e>
            <m:sup>
              <m:r>
                <w:del w:id="1533" w:author="Gu, Wanjun" w:date="2024-06-18T11:10:00Z">
                  <w:rPr>
                    <w:rFonts w:ascii="Cambria Math" w:hAnsi="Cambria Math" w:cs="Arial"/>
                  </w:rPr>
                  <m:t>2</m:t>
                </w:del>
              </m:r>
            </m:sup>
          </m:sSup>
          <m:r>
            <w:del w:id="1534" w:author="Gu, Wanjun" w:date="2024-06-18T11:10:00Z">
              <w:rPr>
                <w:rFonts w:ascii="Cambria Math" w:hAnsi="Cambria Math" w:cs="Arial"/>
              </w:rPr>
              <m:t>+</m:t>
            </w:del>
          </m:r>
          <m:sSup>
            <m:sSupPr>
              <m:ctrlPr>
                <w:del w:id="1535" w:author="Gu, Wanjun" w:date="2024-06-18T11:10:00Z">
                  <w:rPr>
                    <w:rFonts w:ascii="Cambria Math" w:hAnsi="Cambria Math" w:cs="Arial"/>
                    <w:i/>
                  </w:rPr>
                </w:del>
              </m:ctrlPr>
            </m:sSupPr>
            <m:e>
              <m:d>
                <m:dPr>
                  <m:ctrlPr>
                    <w:del w:id="1536" w:author="Gu, Wanjun" w:date="2024-06-18T11:10:00Z">
                      <w:rPr>
                        <w:rFonts w:ascii="Cambria Math" w:hAnsi="Cambria Math" w:cs="Arial"/>
                        <w:i/>
                      </w:rPr>
                    </w:del>
                  </m:ctrlPr>
                </m:dPr>
                <m:e>
                  <m:r>
                    <w:del w:id="1537" w:author="Gu, Wanjun" w:date="2024-06-18T11:10:00Z">
                      <w:rPr>
                        <w:rFonts w:ascii="Cambria Math" w:hAnsi="Cambria Math" w:cs="Arial"/>
                      </w:rPr>
                      <m:t>y-</m:t>
                    </w:del>
                  </m:r>
                  <m:sSub>
                    <m:sSubPr>
                      <m:ctrlPr>
                        <w:del w:id="1538" w:author="Gu, Wanjun" w:date="2024-06-18T11:10:00Z">
                          <w:rPr>
                            <w:rFonts w:ascii="Cambria Math" w:hAnsi="Cambria Math" w:cs="Arial"/>
                            <w:i/>
                          </w:rPr>
                        </w:del>
                      </m:ctrlPr>
                    </m:sSubPr>
                    <m:e>
                      <m:r>
                        <w:del w:id="1539" w:author="Gu, Wanjun" w:date="2024-06-18T11:10:00Z">
                          <w:rPr>
                            <w:rFonts w:ascii="Cambria Math" w:hAnsi="Cambria Math" w:cs="Arial"/>
                          </w:rPr>
                          <m:t>y</m:t>
                        </w:del>
                      </m:r>
                    </m:e>
                    <m:sub>
                      <m:r>
                        <w:del w:id="1540" w:author="Gu, Wanjun" w:date="2024-06-18T11:10:00Z">
                          <w:rPr>
                            <w:rFonts w:ascii="Cambria Math" w:hAnsi="Cambria Math" w:cs="Arial"/>
                          </w:rPr>
                          <m:t>o</m:t>
                        </w:del>
                      </m:r>
                    </m:sub>
                  </m:sSub>
                </m:e>
              </m:d>
            </m:e>
            <m:sup>
              <m:r>
                <w:del w:id="1541" w:author="Gu, Wanjun" w:date="2024-06-18T11:10:00Z">
                  <w:rPr>
                    <w:rFonts w:ascii="Cambria Math" w:hAnsi="Cambria Math" w:cs="Arial"/>
                  </w:rPr>
                  <m:t>2</m:t>
                </w:del>
              </m:r>
            </m:sup>
          </m:sSup>
          <m:r>
            <w:del w:id="1542" w:author="Gu, Wanjun" w:date="2024-06-18T11:10:00Z">
              <w:rPr>
                <w:rFonts w:ascii="Cambria Math" w:hAnsi="Cambria Math" w:cs="Arial"/>
              </w:rPr>
              <m:t>=</m:t>
            </w:del>
          </m:r>
          <m:sSup>
            <m:sSupPr>
              <m:ctrlPr>
                <w:del w:id="1543" w:author="Gu, Wanjun" w:date="2024-06-18T11:10:00Z">
                  <w:rPr>
                    <w:rFonts w:ascii="Cambria Math" w:hAnsi="Cambria Math" w:cs="Arial"/>
                    <w:i/>
                  </w:rPr>
                </w:del>
              </m:ctrlPr>
            </m:sSupPr>
            <m:e>
              <m:r>
                <w:del w:id="1544" w:author="Gu, Wanjun" w:date="2024-06-18T11:10:00Z">
                  <w:rPr>
                    <w:rFonts w:ascii="Cambria Math" w:hAnsi="Cambria Math" w:cs="Arial"/>
                  </w:rPr>
                  <m:t>R</m:t>
                </w:del>
              </m:r>
            </m:e>
            <m:sup>
              <m:r>
                <w:del w:id="1545" w:author="Gu, Wanjun" w:date="2024-06-18T11:10:00Z">
                  <w:rPr>
                    <w:rFonts w:ascii="Cambria Math" w:hAnsi="Cambria Math" w:cs="Arial"/>
                  </w:rPr>
                  <m:t>2</m:t>
                </w:del>
              </m:r>
            </m:sup>
          </m:sSup>
        </m:oMath>
      </m:oMathPara>
    </w:p>
    <w:p w14:paraId="0B82EEF3" w14:textId="5F114A39" w:rsidR="00A67EBB" w:rsidRPr="00E130C1" w:rsidDel="00887B16" w:rsidRDefault="00A67EBB" w:rsidP="00887B16">
      <w:pPr>
        <w:jc w:val="both"/>
        <w:rPr>
          <w:del w:id="1546" w:author="Gu, Wanjun" w:date="2024-06-18T11:10:00Z"/>
          <w:rFonts w:ascii="Arial" w:hAnsi="Arial" w:cs="Arial"/>
        </w:rPr>
        <w:pPrChange w:id="1547" w:author="Gu, Wanjun" w:date="2024-06-18T11:10:00Z">
          <w:pPr/>
        </w:pPrChange>
      </w:pPr>
    </w:p>
    <w:p w14:paraId="391595ED" w14:textId="42D19937" w:rsidR="00A67EBB" w:rsidRPr="00E130C1" w:rsidDel="00887B16" w:rsidRDefault="00A67EBB" w:rsidP="00887B16">
      <w:pPr>
        <w:jc w:val="both"/>
        <w:rPr>
          <w:del w:id="1548" w:author="Gu, Wanjun" w:date="2024-06-18T11:10:00Z"/>
          <w:rFonts w:ascii="Arial" w:hAnsi="Arial" w:cs="Arial"/>
        </w:rPr>
        <w:pPrChange w:id="1549" w:author="Gu, Wanjun" w:date="2024-06-18T11:10:00Z">
          <w:pPr/>
        </w:pPrChange>
      </w:pPr>
      <w:del w:id="1550" w:author="Gu, Wanjun" w:date="2024-06-18T11:10:00Z">
        <w:r w:rsidRPr="00E130C1" w:rsidDel="00887B16">
          <w:rPr>
            <w:rFonts w:ascii="Arial" w:hAnsi="Arial" w:cs="Arial"/>
          </w:rPr>
          <w:delText xml:space="preserve">Each </w:delText>
        </w:r>
      </w:del>
      <m:oMath>
        <m:sSub>
          <m:sSubPr>
            <m:ctrlPr>
              <w:del w:id="1551" w:author="Gu, Wanjun" w:date="2024-06-18T11:10:00Z">
                <w:rPr>
                  <w:rFonts w:ascii="Cambria Math" w:hAnsi="Cambria Math" w:cs="Arial"/>
                  <w:i/>
                </w:rPr>
              </w:del>
            </m:ctrlPr>
          </m:sSubPr>
          <m:e>
            <m:r>
              <w:del w:id="1552" w:author="Gu, Wanjun" w:date="2024-06-18T11:10:00Z">
                <w:rPr>
                  <w:rFonts w:ascii="Cambria Math" w:hAnsi="Cambria Math" w:cs="Arial"/>
                </w:rPr>
                <m:t>y</m:t>
              </w:del>
            </m:r>
          </m:e>
          <m:sub>
            <m:r>
              <w:del w:id="1553" w:author="Gu, Wanjun" w:date="2024-06-18T11:10:00Z">
                <w:rPr>
                  <w:rFonts w:ascii="Cambria Math" w:hAnsi="Cambria Math" w:cs="Arial"/>
                </w:rPr>
                <m:t>i</m:t>
              </w:del>
            </m:r>
          </m:sub>
        </m:sSub>
      </m:oMath>
      <w:del w:id="1554" w:author="Gu, Wanjun" w:date="2024-06-18T11:10:00Z">
        <w:r w:rsidRPr="00E130C1" w:rsidDel="00887B16">
          <w:rPr>
            <w:rFonts w:ascii="Arial" w:hAnsi="Arial" w:cs="Arial"/>
          </w:rPr>
          <w:delText xml:space="preserve"> was projected onto the </w:delText>
        </w:r>
        <w:r w:rsidRPr="00E130C1" w:rsidDel="00887B16">
          <w:rPr>
            <w:rFonts w:ascii="Arial" w:hAnsi="Arial" w:cs="Arial"/>
            <w:color w:val="000000" w:themeColor="text1"/>
          </w:rPr>
          <w:delText>standard curve</w:delText>
        </w:r>
      </w:del>
    </w:p>
    <w:p w14:paraId="0C25810A" w14:textId="7DEFAB64" w:rsidR="00A67EBB" w:rsidRPr="00E130C1" w:rsidDel="00887B16" w:rsidRDefault="00A67EBB" w:rsidP="00887B16">
      <w:pPr>
        <w:jc w:val="both"/>
        <w:rPr>
          <w:del w:id="1555" w:author="Gu, Wanjun" w:date="2024-06-18T11:10:00Z"/>
          <w:rFonts w:ascii="Arial" w:hAnsi="Arial" w:cs="Arial"/>
        </w:rPr>
        <w:pPrChange w:id="1556" w:author="Gu, Wanjun" w:date="2024-06-18T11:10:00Z">
          <w:pPr/>
        </w:pPrChange>
      </w:pPr>
    </w:p>
    <w:p w14:paraId="15D40B3E" w14:textId="127CC072" w:rsidR="00A67EBB" w:rsidRPr="00E130C1" w:rsidDel="00887B16" w:rsidRDefault="00A67EBB" w:rsidP="00887B16">
      <w:pPr>
        <w:jc w:val="both"/>
        <w:rPr>
          <w:del w:id="1557" w:author="Gu, Wanjun" w:date="2024-06-18T11:10:00Z"/>
          <w:rFonts w:ascii="Arial" w:hAnsi="Arial" w:cs="Arial"/>
        </w:rPr>
        <w:pPrChange w:id="1558" w:author="Gu, Wanjun" w:date="2024-06-18T11:10:00Z">
          <w:pPr/>
        </w:pPrChange>
      </w:pPr>
      <m:oMathPara>
        <m:oMath>
          <m:r>
            <w:del w:id="1559" w:author="Gu, Wanjun" w:date="2024-06-18T11:10:00Z">
              <w:rPr>
                <w:rFonts w:ascii="Cambria Math" w:hAnsi="Cambria Math" w:cs="Arial"/>
              </w:rPr>
              <m:t xml:space="preserve">SC= </m:t>
            </w:del>
          </m:r>
          <m:d>
            <m:dPr>
              <m:begChr m:val="["/>
              <m:endChr m:val="]"/>
              <m:ctrlPr>
                <w:del w:id="1560" w:author="Gu, Wanjun" w:date="2024-06-18T11:10:00Z">
                  <w:rPr>
                    <w:rFonts w:ascii="Cambria Math" w:hAnsi="Cambria Math" w:cs="Arial"/>
                    <w:i/>
                  </w:rPr>
                </w:del>
              </m:ctrlPr>
            </m:dPr>
            <m:e>
              <m:m>
                <m:mPr>
                  <m:mcs>
                    <m:mc>
                      <m:mcPr>
                        <m:count m:val="1"/>
                        <m:mcJc m:val="center"/>
                      </m:mcPr>
                    </m:mc>
                  </m:mcs>
                  <m:ctrlPr>
                    <w:del w:id="1561" w:author="Gu, Wanjun" w:date="2024-06-18T11:10:00Z">
                      <w:rPr>
                        <w:rFonts w:ascii="Cambria Math" w:hAnsi="Cambria Math" w:cs="Arial"/>
                        <w:i/>
                      </w:rPr>
                    </w:del>
                  </m:ctrlPr>
                </m:mPr>
                <m:mr>
                  <m:e>
                    <m:r>
                      <w:del w:id="1562" w:author="Gu, Wanjun" w:date="2024-06-18T11:10:00Z">
                        <w:rPr>
                          <w:rFonts w:ascii="Cambria Math" w:hAnsi="Cambria Math" w:cs="Arial"/>
                        </w:rPr>
                        <m:t>S</m:t>
                      </w:del>
                    </m:r>
                    <m:sSub>
                      <m:sSubPr>
                        <m:ctrlPr>
                          <w:del w:id="1563" w:author="Gu, Wanjun" w:date="2024-06-18T11:10:00Z">
                            <w:rPr>
                              <w:rFonts w:ascii="Cambria Math" w:hAnsi="Cambria Math" w:cs="Arial"/>
                              <w:i/>
                            </w:rPr>
                          </w:del>
                        </m:ctrlPr>
                      </m:sSubPr>
                      <m:e>
                        <m:r>
                          <w:del w:id="1564" w:author="Gu, Wanjun" w:date="2024-06-18T11:10:00Z">
                            <w:rPr>
                              <w:rFonts w:ascii="Cambria Math" w:hAnsi="Cambria Math" w:cs="Arial"/>
                            </w:rPr>
                            <m:t>C</m:t>
                          </w:del>
                        </m:r>
                      </m:e>
                      <m:sub>
                        <m:r>
                          <w:del w:id="1565" w:author="Gu, Wanjun" w:date="2024-06-18T11:10:00Z">
                            <w:rPr>
                              <w:rFonts w:ascii="Cambria Math" w:hAnsi="Cambria Math" w:cs="Arial"/>
                            </w:rPr>
                            <m:t>x</m:t>
                          </w:del>
                        </m:r>
                      </m:sub>
                    </m:sSub>
                  </m:e>
                </m:mr>
                <m:mr>
                  <m:e>
                    <m:r>
                      <w:del w:id="1566" w:author="Gu, Wanjun" w:date="2024-06-18T11:10:00Z">
                        <w:rPr>
                          <w:rFonts w:ascii="Cambria Math" w:hAnsi="Cambria Math" w:cs="Arial"/>
                        </w:rPr>
                        <m:t>S</m:t>
                      </w:del>
                    </m:r>
                    <m:sSub>
                      <m:sSubPr>
                        <m:ctrlPr>
                          <w:del w:id="1567" w:author="Gu, Wanjun" w:date="2024-06-18T11:10:00Z">
                            <w:rPr>
                              <w:rFonts w:ascii="Cambria Math" w:hAnsi="Cambria Math" w:cs="Arial"/>
                              <w:i/>
                            </w:rPr>
                          </w:del>
                        </m:ctrlPr>
                      </m:sSubPr>
                      <m:e>
                        <m:r>
                          <w:del w:id="1568" w:author="Gu, Wanjun" w:date="2024-06-18T11:10:00Z">
                            <w:rPr>
                              <w:rFonts w:ascii="Cambria Math" w:hAnsi="Cambria Math" w:cs="Arial"/>
                            </w:rPr>
                            <m:t>C</m:t>
                          </w:del>
                        </m:r>
                      </m:e>
                      <m:sub>
                        <m:r>
                          <w:del w:id="1569" w:author="Gu, Wanjun" w:date="2024-06-18T11:10:00Z">
                            <w:rPr>
                              <w:rFonts w:ascii="Cambria Math" w:hAnsi="Cambria Math" w:cs="Arial"/>
                            </w:rPr>
                            <m:t>y</m:t>
                          </w:del>
                        </m:r>
                      </m:sub>
                    </m:sSub>
                  </m:e>
                </m:mr>
              </m:m>
            </m:e>
          </m:d>
          <m:r>
            <w:del w:id="1570" w:author="Gu, Wanjun" w:date="2024-06-18T11:10:00Z">
              <w:rPr>
                <w:rFonts w:ascii="Cambria Math" w:hAnsi="Cambria Math" w:cs="Arial"/>
              </w:rPr>
              <m:t>=</m:t>
            </w:del>
          </m:r>
          <m:d>
            <m:dPr>
              <m:begChr m:val="["/>
              <m:endChr m:val="]"/>
              <m:ctrlPr>
                <w:del w:id="1571" w:author="Gu, Wanjun" w:date="2024-06-18T11:10:00Z">
                  <w:rPr>
                    <w:rFonts w:ascii="Cambria Math" w:hAnsi="Cambria Math" w:cs="Arial"/>
                    <w:i/>
                  </w:rPr>
                </w:del>
              </m:ctrlPr>
            </m:dPr>
            <m:e>
              <m:m>
                <m:mPr>
                  <m:mcs>
                    <m:mc>
                      <m:mcPr>
                        <m:count m:val="1"/>
                        <m:mcJc m:val="center"/>
                      </m:mcPr>
                    </m:mc>
                  </m:mcs>
                  <m:ctrlPr>
                    <w:del w:id="1572" w:author="Gu, Wanjun" w:date="2024-06-18T11:10:00Z">
                      <w:rPr>
                        <w:rFonts w:ascii="Cambria Math" w:hAnsi="Cambria Math" w:cs="Arial"/>
                        <w:i/>
                      </w:rPr>
                    </w:del>
                  </m:ctrlPr>
                </m:mPr>
                <m:mr>
                  <m:e>
                    <m:rad>
                      <m:radPr>
                        <m:degHide m:val="1"/>
                        <m:ctrlPr>
                          <w:del w:id="1573" w:author="Gu, Wanjun" w:date="2024-06-18T11:10:00Z">
                            <w:rPr>
                              <w:rFonts w:ascii="Cambria Math" w:hAnsi="Cambria Math" w:cs="Arial"/>
                              <w:i/>
                            </w:rPr>
                          </w:del>
                        </m:ctrlPr>
                      </m:radPr>
                      <m:deg/>
                      <m:e>
                        <m:sSup>
                          <m:sSupPr>
                            <m:ctrlPr>
                              <w:del w:id="1574" w:author="Gu, Wanjun" w:date="2024-06-18T11:10:00Z">
                                <w:rPr>
                                  <w:rFonts w:ascii="Cambria Math" w:hAnsi="Cambria Math" w:cs="Arial"/>
                                  <w:i/>
                                </w:rPr>
                              </w:del>
                            </m:ctrlPr>
                          </m:sSupPr>
                          <m:e>
                            <m:r>
                              <w:del w:id="1575" w:author="Gu, Wanjun" w:date="2024-06-18T11:10:00Z">
                                <w:rPr>
                                  <w:rFonts w:ascii="Cambria Math" w:hAnsi="Cambria Math" w:cs="Arial"/>
                                </w:rPr>
                                <m:t>R</m:t>
                              </w:del>
                            </m:r>
                          </m:e>
                          <m:sup>
                            <m:r>
                              <w:del w:id="1576" w:author="Gu, Wanjun" w:date="2024-06-18T11:10:00Z">
                                <w:rPr>
                                  <w:rFonts w:ascii="Cambria Math" w:hAnsi="Cambria Math" w:cs="Arial"/>
                                </w:rPr>
                                <m:t>2</m:t>
                              </w:del>
                            </m:r>
                          </m:sup>
                        </m:sSup>
                        <m:r>
                          <w:del w:id="1577" w:author="Gu, Wanjun" w:date="2024-06-18T11:10:00Z">
                            <w:rPr>
                              <w:rFonts w:ascii="Cambria Math" w:hAnsi="Cambria Math" w:cs="Arial"/>
                            </w:rPr>
                            <m:t>-</m:t>
                          </w:del>
                        </m:r>
                        <m:sSup>
                          <m:sSupPr>
                            <m:ctrlPr>
                              <w:del w:id="1578" w:author="Gu, Wanjun" w:date="2024-06-18T11:10:00Z">
                                <w:rPr>
                                  <w:rFonts w:ascii="Cambria Math" w:hAnsi="Cambria Math" w:cs="Arial"/>
                                  <w:i/>
                                </w:rPr>
                              </w:del>
                            </m:ctrlPr>
                          </m:sSupPr>
                          <m:e>
                            <m:d>
                              <m:dPr>
                                <m:ctrlPr>
                                  <w:del w:id="1579" w:author="Gu, Wanjun" w:date="2024-06-18T11:10:00Z">
                                    <w:rPr>
                                      <w:rFonts w:ascii="Cambria Math" w:hAnsi="Cambria Math" w:cs="Arial"/>
                                      <w:i/>
                                    </w:rPr>
                                  </w:del>
                                </m:ctrlPr>
                              </m:dPr>
                              <m:e>
                                <m:sSub>
                                  <m:sSubPr>
                                    <m:ctrlPr>
                                      <w:del w:id="1580" w:author="Gu, Wanjun" w:date="2024-06-18T11:10:00Z">
                                        <w:rPr>
                                          <w:rFonts w:ascii="Cambria Math" w:hAnsi="Cambria Math" w:cs="Arial"/>
                                          <w:i/>
                                        </w:rPr>
                                      </w:del>
                                    </m:ctrlPr>
                                  </m:sSubPr>
                                  <m:e>
                                    <m:r>
                                      <w:del w:id="1581" w:author="Gu, Wanjun" w:date="2024-06-18T11:10:00Z">
                                        <w:rPr>
                                          <w:rFonts w:ascii="Cambria Math" w:hAnsi="Cambria Math" w:cs="Arial"/>
                                        </w:rPr>
                                        <m:t>y</m:t>
                                      </w:del>
                                    </m:r>
                                  </m:e>
                                  <m:sub>
                                    <m:r>
                                      <w:del w:id="1582" w:author="Gu, Wanjun" w:date="2024-06-18T11:10:00Z">
                                        <w:rPr>
                                          <w:rFonts w:ascii="Cambria Math" w:hAnsi="Cambria Math" w:cs="Arial"/>
                                        </w:rPr>
                                        <m:t>i</m:t>
                                      </w:del>
                                    </m:r>
                                  </m:sub>
                                </m:sSub>
                                <m:r>
                                  <w:del w:id="1583" w:author="Gu, Wanjun" w:date="2024-06-18T11:10:00Z">
                                    <w:rPr>
                                      <w:rFonts w:ascii="Cambria Math" w:hAnsi="Cambria Math" w:cs="Arial"/>
                                    </w:rPr>
                                    <m:t>-</m:t>
                                  </w:del>
                                </m:r>
                                <m:sSub>
                                  <m:sSubPr>
                                    <m:ctrlPr>
                                      <w:del w:id="1584" w:author="Gu, Wanjun" w:date="2024-06-18T11:10:00Z">
                                        <w:rPr>
                                          <w:rFonts w:ascii="Cambria Math" w:hAnsi="Cambria Math" w:cs="Arial"/>
                                          <w:i/>
                                        </w:rPr>
                                      </w:del>
                                    </m:ctrlPr>
                                  </m:sSubPr>
                                  <m:e>
                                    <m:r>
                                      <w:del w:id="1585" w:author="Gu, Wanjun" w:date="2024-06-18T11:10:00Z">
                                        <w:rPr>
                                          <w:rFonts w:ascii="Cambria Math" w:hAnsi="Cambria Math" w:cs="Arial"/>
                                        </w:rPr>
                                        <m:t>y</m:t>
                                      </w:del>
                                    </m:r>
                                  </m:e>
                                  <m:sub>
                                    <m:r>
                                      <w:del w:id="1586" w:author="Gu, Wanjun" w:date="2024-06-18T11:10:00Z">
                                        <w:rPr>
                                          <w:rFonts w:ascii="Cambria Math" w:hAnsi="Cambria Math" w:cs="Arial"/>
                                        </w:rPr>
                                        <m:t>o</m:t>
                                      </w:del>
                                    </m:r>
                                  </m:sub>
                                </m:sSub>
                              </m:e>
                            </m:d>
                          </m:e>
                          <m:sup>
                            <m:r>
                              <w:del w:id="1587" w:author="Gu, Wanjun" w:date="2024-06-18T11:10:00Z">
                                <w:rPr>
                                  <w:rFonts w:ascii="Cambria Math" w:hAnsi="Cambria Math" w:cs="Arial"/>
                                </w:rPr>
                                <m:t>2</m:t>
                              </w:del>
                            </m:r>
                          </m:sup>
                        </m:sSup>
                      </m:e>
                    </m:rad>
                    <m:r>
                      <w:del w:id="1588" w:author="Gu, Wanjun" w:date="2024-06-18T11:10:00Z">
                        <w:rPr>
                          <w:rFonts w:ascii="Cambria Math" w:hAnsi="Cambria Math" w:cs="Arial"/>
                        </w:rPr>
                        <m:t>+</m:t>
                      </w:del>
                    </m:r>
                    <m:sSub>
                      <m:sSubPr>
                        <m:ctrlPr>
                          <w:del w:id="1589" w:author="Gu, Wanjun" w:date="2024-06-18T11:10:00Z">
                            <w:rPr>
                              <w:rFonts w:ascii="Cambria Math" w:hAnsi="Cambria Math" w:cs="Arial"/>
                              <w:i/>
                            </w:rPr>
                          </w:del>
                        </m:ctrlPr>
                      </m:sSubPr>
                      <m:e>
                        <m:r>
                          <w:del w:id="1590" w:author="Gu, Wanjun" w:date="2024-06-18T11:10:00Z">
                            <w:rPr>
                              <w:rFonts w:ascii="Cambria Math" w:hAnsi="Cambria Math" w:cs="Arial"/>
                            </w:rPr>
                            <m:t>x</m:t>
                          </w:del>
                        </m:r>
                      </m:e>
                      <m:sub>
                        <m:r>
                          <w:del w:id="1591" w:author="Gu, Wanjun" w:date="2024-06-18T11:10:00Z">
                            <w:rPr>
                              <w:rFonts w:ascii="Cambria Math" w:hAnsi="Cambria Math" w:cs="Arial"/>
                            </w:rPr>
                            <m:t>o</m:t>
                          </w:del>
                        </m:r>
                      </m:sub>
                    </m:sSub>
                  </m:e>
                </m:mr>
                <m:mr>
                  <m:e>
                    <m:sSub>
                      <m:sSubPr>
                        <m:ctrlPr>
                          <w:del w:id="1592" w:author="Gu, Wanjun" w:date="2024-06-18T11:10:00Z">
                            <w:rPr>
                              <w:rFonts w:ascii="Cambria Math" w:hAnsi="Cambria Math" w:cs="Arial"/>
                              <w:i/>
                            </w:rPr>
                          </w:del>
                        </m:ctrlPr>
                      </m:sSubPr>
                      <m:e>
                        <m:r>
                          <w:del w:id="1593" w:author="Gu, Wanjun" w:date="2024-06-18T11:10:00Z">
                            <w:rPr>
                              <w:rFonts w:ascii="Cambria Math" w:hAnsi="Cambria Math" w:cs="Arial"/>
                            </w:rPr>
                            <m:t>y</m:t>
                          </w:del>
                        </m:r>
                      </m:e>
                      <m:sub>
                        <m:r>
                          <w:del w:id="1594" w:author="Gu, Wanjun" w:date="2024-06-18T11:10:00Z">
                            <w:rPr>
                              <w:rFonts w:ascii="Cambria Math" w:hAnsi="Cambria Math" w:cs="Arial"/>
                            </w:rPr>
                            <m:t>i</m:t>
                          </w:del>
                        </m:r>
                      </m:sub>
                    </m:sSub>
                  </m:e>
                </m:mr>
              </m:m>
            </m:e>
          </m:d>
        </m:oMath>
      </m:oMathPara>
    </w:p>
    <w:p w14:paraId="02BFFC41" w14:textId="56EF8059" w:rsidR="00A67EBB" w:rsidRPr="00E130C1" w:rsidDel="00887B16" w:rsidRDefault="00A67EBB" w:rsidP="00887B16">
      <w:pPr>
        <w:jc w:val="both"/>
        <w:rPr>
          <w:del w:id="1595" w:author="Gu, Wanjun" w:date="2024-06-18T11:10:00Z"/>
          <w:rFonts w:ascii="Arial" w:hAnsi="Arial" w:cs="Arial"/>
        </w:rPr>
        <w:pPrChange w:id="1596" w:author="Gu, Wanjun" w:date="2024-06-18T11:10:00Z">
          <w:pPr/>
        </w:pPrChange>
      </w:pPr>
    </w:p>
    <w:p w14:paraId="1A3CFBF8" w14:textId="6AB8345A" w:rsidR="00A67EBB" w:rsidRPr="00E130C1" w:rsidDel="00887B16" w:rsidRDefault="00A67EBB" w:rsidP="00887B16">
      <w:pPr>
        <w:jc w:val="both"/>
        <w:rPr>
          <w:del w:id="1597" w:author="Gu, Wanjun" w:date="2024-06-18T11:10:00Z"/>
          <w:rFonts w:ascii="Arial" w:hAnsi="Arial" w:cs="Arial"/>
        </w:rPr>
        <w:pPrChange w:id="1598" w:author="Gu, Wanjun" w:date="2024-06-18T11:10:00Z">
          <w:pPr/>
        </w:pPrChange>
      </w:pPr>
      <w:del w:id="1599" w:author="Gu, Wanjun" w:date="2024-06-18T11:10:00Z">
        <w:r w:rsidRPr="00E130C1" w:rsidDel="00887B16">
          <w:rPr>
            <w:rFonts w:ascii="Arial" w:hAnsi="Arial" w:cs="Arial"/>
          </w:rPr>
          <w:delText>The counterclockwise rotation of the real curvature can be written as</w:delText>
        </w:r>
      </w:del>
    </w:p>
    <w:p w14:paraId="309B0EF9" w14:textId="37BD50F0" w:rsidR="00A67EBB" w:rsidRPr="00E130C1" w:rsidDel="00887B16" w:rsidRDefault="00A67EBB" w:rsidP="00887B16">
      <w:pPr>
        <w:jc w:val="both"/>
        <w:rPr>
          <w:del w:id="1600" w:author="Gu, Wanjun" w:date="2024-06-18T11:10:00Z"/>
          <w:rFonts w:ascii="Arial" w:hAnsi="Arial" w:cs="Arial"/>
        </w:rPr>
        <w:pPrChange w:id="1601" w:author="Gu, Wanjun" w:date="2024-06-18T11:10:00Z">
          <w:pPr/>
        </w:pPrChange>
      </w:pPr>
    </w:p>
    <w:p w14:paraId="479A2193" w14:textId="06A5AD5A" w:rsidR="00A67EBB" w:rsidRPr="00E130C1" w:rsidDel="00887B16" w:rsidRDefault="00A67EBB" w:rsidP="00887B16">
      <w:pPr>
        <w:jc w:val="both"/>
        <w:rPr>
          <w:del w:id="1602" w:author="Gu, Wanjun" w:date="2024-06-18T11:10:00Z"/>
          <w:rFonts w:ascii="Arial" w:hAnsi="Arial" w:cs="Arial"/>
        </w:rPr>
        <w:pPrChange w:id="1603" w:author="Gu, Wanjun" w:date="2024-06-18T11:10:00Z">
          <w:pPr/>
        </w:pPrChange>
      </w:pPr>
      <m:oMathPara>
        <m:oMath>
          <m:r>
            <w:del w:id="1604" w:author="Gu, Wanjun" w:date="2024-06-18T11:10:00Z">
              <w:rPr>
                <w:rFonts w:ascii="Cambria Math" w:hAnsi="Cambria Math" w:cs="Arial"/>
              </w:rPr>
              <m:t>R</m:t>
            </w:del>
          </m:r>
          <m:sSub>
            <m:sSubPr>
              <m:ctrlPr>
                <w:del w:id="1605" w:author="Gu, Wanjun" w:date="2024-06-18T11:10:00Z">
                  <w:rPr>
                    <w:rFonts w:ascii="Cambria Math" w:hAnsi="Cambria Math" w:cs="Arial"/>
                    <w:i/>
                  </w:rPr>
                </w:del>
              </m:ctrlPr>
            </m:sSubPr>
            <m:e>
              <m:r>
                <w:del w:id="1606" w:author="Gu, Wanjun" w:date="2024-06-18T11:10:00Z">
                  <w:rPr>
                    <w:rFonts w:ascii="Cambria Math" w:hAnsi="Cambria Math" w:cs="Arial"/>
                  </w:rPr>
                  <m:t>V</m:t>
                </w:del>
              </m:r>
            </m:e>
            <m:sub>
              <m:r>
                <w:del w:id="1607" w:author="Gu, Wanjun" w:date="2024-06-18T11:10:00Z">
                  <w:rPr>
                    <w:rFonts w:ascii="Cambria Math" w:hAnsi="Cambria Math" w:cs="Arial"/>
                  </w:rPr>
                  <m:t>θ</m:t>
                </w:del>
              </m:r>
            </m:sub>
          </m:sSub>
          <m:r>
            <w:del w:id="1608" w:author="Gu, Wanjun" w:date="2024-06-18T11:10:00Z">
              <w:rPr>
                <w:rFonts w:ascii="Cambria Math" w:hAnsi="Cambria Math" w:cs="Arial"/>
              </w:rPr>
              <m:t>=</m:t>
            </w:del>
          </m:r>
          <m:d>
            <m:dPr>
              <m:begChr m:val="["/>
              <m:endChr m:val="]"/>
              <m:ctrlPr>
                <w:del w:id="1609" w:author="Gu, Wanjun" w:date="2024-06-18T11:10:00Z">
                  <w:rPr>
                    <w:rFonts w:ascii="Cambria Math" w:hAnsi="Cambria Math" w:cs="Arial"/>
                    <w:i/>
                  </w:rPr>
                </w:del>
              </m:ctrlPr>
            </m:dPr>
            <m:e>
              <m:m>
                <m:mPr>
                  <m:mcs>
                    <m:mc>
                      <m:mcPr>
                        <m:count m:val="1"/>
                        <m:mcJc m:val="center"/>
                      </m:mcPr>
                    </m:mc>
                  </m:mcs>
                  <m:ctrlPr>
                    <w:del w:id="1610" w:author="Gu, Wanjun" w:date="2024-06-18T11:10:00Z">
                      <w:rPr>
                        <w:rFonts w:ascii="Cambria Math" w:hAnsi="Cambria Math" w:cs="Arial"/>
                        <w:i/>
                      </w:rPr>
                    </w:del>
                  </m:ctrlPr>
                </m:mPr>
                <m:mr>
                  <m:e>
                    <m:r>
                      <w:del w:id="1611" w:author="Gu, Wanjun" w:date="2024-06-18T11:10:00Z">
                        <w:rPr>
                          <w:rFonts w:ascii="Cambria Math" w:hAnsi="Cambria Math" w:cs="Arial"/>
                        </w:rPr>
                        <m:t>R</m:t>
                      </w:del>
                    </m:r>
                    <m:sSub>
                      <m:sSubPr>
                        <m:ctrlPr>
                          <w:del w:id="1612" w:author="Gu, Wanjun" w:date="2024-06-18T11:10:00Z">
                            <w:rPr>
                              <w:rFonts w:ascii="Cambria Math" w:hAnsi="Cambria Math" w:cs="Arial"/>
                              <w:i/>
                            </w:rPr>
                          </w:del>
                        </m:ctrlPr>
                      </m:sSubPr>
                      <m:e>
                        <m:r>
                          <w:del w:id="1613" w:author="Gu, Wanjun" w:date="2024-06-18T11:10:00Z">
                            <w:rPr>
                              <w:rFonts w:ascii="Cambria Math" w:hAnsi="Cambria Math" w:cs="Arial"/>
                            </w:rPr>
                            <m:t>V</m:t>
                          </w:del>
                        </m:r>
                      </m:e>
                      <m:sub>
                        <m:r>
                          <w:del w:id="1614" w:author="Gu, Wanjun" w:date="2024-06-18T11:10:00Z">
                            <w:rPr>
                              <w:rFonts w:ascii="Cambria Math" w:hAnsi="Cambria Math" w:cs="Arial"/>
                            </w:rPr>
                            <m:t>θx</m:t>
                          </w:del>
                        </m:r>
                      </m:sub>
                    </m:sSub>
                  </m:e>
                </m:mr>
                <m:mr>
                  <m:e>
                    <m:r>
                      <w:del w:id="1615" w:author="Gu, Wanjun" w:date="2024-06-18T11:10:00Z">
                        <w:rPr>
                          <w:rFonts w:ascii="Cambria Math" w:hAnsi="Cambria Math" w:cs="Arial"/>
                        </w:rPr>
                        <m:t>R</m:t>
                      </w:del>
                    </m:r>
                    <m:sSub>
                      <m:sSubPr>
                        <m:ctrlPr>
                          <w:del w:id="1616" w:author="Gu, Wanjun" w:date="2024-06-18T11:10:00Z">
                            <w:rPr>
                              <w:rFonts w:ascii="Cambria Math" w:hAnsi="Cambria Math" w:cs="Arial"/>
                              <w:i/>
                            </w:rPr>
                          </w:del>
                        </m:ctrlPr>
                      </m:sSubPr>
                      <m:e>
                        <m:r>
                          <w:del w:id="1617" w:author="Gu, Wanjun" w:date="2024-06-18T11:10:00Z">
                            <w:rPr>
                              <w:rFonts w:ascii="Cambria Math" w:hAnsi="Cambria Math" w:cs="Arial"/>
                            </w:rPr>
                            <m:t>V</m:t>
                          </w:del>
                        </m:r>
                      </m:e>
                      <m:sub>
                        <m:r>
                          <w:del w:id="1618" w:author="Gu, Wanjun" w:date="2024-06-18T11:10:00Z">
                            <w:rPr>
                              <w:rFonts w:ascii="Cambria Math" w:hAnsi="Cambria Math" w:cs="Arial"/>
                            </w:rPr>
                            <m:t>θy</m:t>
                          </w:del>
                        </m:r>
                      </m:sub>
                    </m:sSub>
                  </m:e>
                </m:mr>
              </m:m>
            </m:e>
          </m:d>
          <m:r>
            <w:del w:id="1619" w:author="Gu, Wanjun" w:date="2024-06-18T11:10:00Z">
              <w:rPr>
                <w:rFonts w:ascii="Cambria Math" w:hAnsi="Cambria Math" w:cs="Arial"/>
              </w:rPr>
              <m:t>=</m:t>
            </w:del>
          </m:r>
          <m:d>
            <m:dPr>
              <m:begChr m:val="["/>
              <m:endChr m:val="]"/>
              <m:ctrlPr>
                <w:del w:id="1620" w:author="Gu, Wanjun" w:date="2024-06-18T11:10:00Z">
                  <w:rPr>
                    <w:rFonts w:ascii="Cambria Math" w:hAnsi="Cambria Math" w:cs="Arial"/>
                    <w:i/>
                  </w:rPr>
                </w:del>
              </m:ctrlPr>
            </m:dPr>
            <m:e>
              <m:m>
                <m:mPr>
                  <m:mcs>
                    <m:mc>
                      <m:mcPr>
                        <m:count m:val="2"/>
                        <m:mcJc m:val="center"/>
                      </m:mcPr>
                    </m:mc>
                  </m:mcs>
                  <m:ctrlPr>
                    <w:del w:id="1621" w:author="Gu, Wanjun" w:date="2024-06-18T11:10:00Z">
                      <w:rPr>
                        <w:rFonts w:ascii="Cambria Math" w:hAnsi="Cambria Math" w:cs="Arial"/>
                        <w:i/>
                      </w:rPr>
                    </w:del>
                  </m:ctrlPr>
                </m:mPr>
                <m:mr>
                  <m:e>
                    <m:r>
                      <w:del w:id="1622" w:author="Gu, Wanjun" w:date="2024-06-18T11:10:00Z">
                        <w:rPr>
                          <w:rFonts w:ascii="Cambria Math" w:hAnsi="Cambria Math" w:cs="Arial"/>
                        </w:rPr>
                        <m:t>cosθ</m:t>
                      </w:del>
                    </m:r>
                  </m:e>
                  <m:e>
                    <m:r>
                      <w:del w:id="1623" w:author="Gu, Wanjun" w:date="2024-06-18T11:10:00Z">
                        <w:rPr>
                          <w:rFonts w:ascii="Cambria Math" w:hAnsi="Cambria Math" w:cs="Arial"/>
                        </w:rPr>
                        <m:t>-sinθ</m:t>
                      </w:del>
                    </m:r>
                  </m:e>
                </m:mr>
                <m:mr>
                  <m:e>
                    <m:r>
                      <w:del w:id="1624" w:author="Gu, Wanjun" w:date="2024-06-18T11:10:00Z">
                        <w:rPr>
                          <w:rFonts w:ascii="Cambria Math" w:hAnsi="Cambria Math" w:cs="Arial"/>
                        </w:rPr>
                        <m:t>sinθ</m:t>
                      </w:del>
                    </m:r>
                  </m:e>
                  <m:e>
                    <m:r>
                      <w:del w:id="1625" w:author="Gu, Wanjun" w:date="2024-06-18T11:10:00Z">
                        <w:rPr>
                          <w:rFonts w:ascii="Cambria Math" w:hAnsi="Cambria Math" w:cs="Arial"/>
                        </w:rPr>
                        <m:t>cosθ</m:t>
                      </w:del>
                    </m:r>
                  </m:e>
                </m:mr>
              </m:m>
            </m:e>
          </m:d>
          <m:d>
            <m:dPr>
              <m:begChr m:val="["/>
              <m:endChr m:val="]"/>
              <m:ctrlPr>
                <w:del w:id="1626" w:author="Gu, Wanjun" w:date="2024-06-18T11:10:00Z">
                  <w:rPr>
                    <w:rFonts w:ascii="Cambria Math" w:hAnsi="Cambria Math" w:cs="Arial"/>
                    <w:i/>
                  </w:rPr>
                </w:del>
              </m:ctrlPr>
            </m:dPr>
            <m:e>
              <m:m>
                <m:mPr>
                  <m:mcs>
                    <m:mc>
                      <m:mcPr>
                        <m:count m:val="1"/>
                        <m:mcJc m:val="center"/>
                      </m:mcPr>
                    </m:mc>
                  </m:mcs>
                  <m:ctrlPr>
                    <w:del w:id="1627" w:author="Gu, Wanjun" w:date="2024-06-18T11:10:00Z">
                      <w:rPr>
                        <w:rFonts w:ascii="Cambria Math" w:hAnsi="Cambria Math" w:cs="Arial"/>
                        <w:i/>
                      </w:rPr>
                    </w:del>
                  </m:ctrlPr>
                </m:mPr>
                <m:mr>
                  <m:e>
                    <m:sSub>
                      <m:sSubPr>
                        <m:ctrlPr>
                          <w:del w:id="1628" w:author="Gu, Wanjun" w:date="2024-06-18T11:10:00Z">
                            <w:rPr>
                              <w:rFonts w:ascii="Cambria Math" w:hAnsi="Cambria Math" w:cs="Arial"/>
                              <w:i/>
                            </w:rPr>
                          </w:del>
                        </m:ctrlPr>
                      </m:sSubPr>
                      <m:e>
                        <m:r>
                          <w:del w:id="1629" w:author="Gu, Wanjun" w:date="2024-06-18T11:10:00Z">
                            <w:rPr>
                              <w:rFonts w:ascii="Cambria Math" w:hAnsi="Cambria Math" w:cs="Arial"/>
                            </w:rPr>
                            <m:t>x</m:t>
                          </w:del>
                        </m:r>
                      </m:e>
                      <m:sub>
                        <m:r>
                          <w:del w:id="1630" w:author="Gu, Wanjun" w:date="2024-06-18T11:10:00Z">
                            <w:rPr>
                              <w:rFonts w:ascii="Cambria Math" w:hAnsi="Cambria Math" w:cs="Arial"/>
                            </w:rPr>
                            <m:t>i</m:t>
                          </w:del>
                        </m:r>
                      </m:sub>
                    </m:sSub>
                  </m:e>
                </m:mr>
                <m:mr>
                  <m:e>
                    <m:sSub>
                      <m:sSubPr>
                        <m:ctrlPr>
                          <w:del w:id="1631" w:author="Gu, Wanjun" w:date="2024-06-18T11:10:00Z">
                            <w:rPr>
                              <w:rFonts w:ascii="Cambria Math" w:hAnsi="Cambria Math" w:cs="Arial"/>
                              <w:i/>
                            </w:rPr>
                          </w:del>
                        </m:ctrlPr>
                      </m:sSubPr>
                      <m:e>
                        <m:r>
                          <w:del w:id="1632" w:author="Gu, Wanjun" w:date="2024-06-18T11:10:00Z">
                            <w:rPr>
                              <w:rFonts w:ascii="Cambria Math" w:hAnsi="Cambria Math" w:cs="Arial"/>
                            </w:rPr>
                            <m:t>y</m:t>
                          </w:del>
                        </m:r>
                      </m:e>
                      <m:sub>
                        <m:r>
                          <w:del w:id="1633" w:author="Gu, Wanjun" w:date="2024-06-18T11:10:00Z">
                            <w:rPr>
                              <w:rFonts w:ascii="Cambria Math" w:hAnsi="Cambria Math" w:cs="Arial"/>
                            </w:rPr>
                            <m:t>i</m:t>
                          </w:del>
                        </m:r>
                      </m:sub>
                    </m:sSub>
                  </m:e>
                </m:mr>
              </m:m>
            </m:e>
          </m:d>
          <m:r>
            <w:del w:id="1634" w:author="Gu, Wanjun" w:date="2024-06-18T11:10:00Z">
              <w:rPr>
                <w:rFonts w:ascii="Cambria Math" w:hAnsi="Cambria Math" w:cs="Arial"/>
              </w:rPr>
              <m:t>=</m:t>
            </w:del>
          </m:r>
          <m:d>
            <m:dPr>
              <m:begChr m:val="["/>
              <m:endChr m:val="]"/>
              <m:ctrlPr>
                <w:del w:id="1635" w:author="Gu, Wanjun" w:date="2024-06-18T11:10:00Z">
                  <w:rPr>
                    <w:rFonts w:ascii="Cambria Math" w:hAnsi="Cambria Math" w:cs="Arial"/>
                    <w:i/>
                  </w:rPr>
                </w:del>
              </m:ctrlPr>
            </m:dPr>
            <m:e>
              <m:m>
                <m:mPr>
                  <m:mcs>
                    <m:mc>
                      <m:mcPr>
                        <m:count m:val="1"/>
                        <m:mcJc m:val="center"/>
                      </m:mcPr>
                    </m:mc>
                  </m:mcs>
                  <m:ctrlPr>
                    <w:del w:id="1636" w:author="Gu, Wanjun" w:date="2024-06-18T11:10:00Z">
                      <w:rPr>
                        <w:rFonts w:ascii="Cambria Math" w:hAnsi="Cambria Math" w:cs="Arial"/>
                        <w:i/>
                      </w:rPr>
                    </w:del>
                  </m:ctrlPr>
                </m:mPr>
                <m:mr>
                  <m:e>
                    <m:sSub>
                      <m:sSubPr>
                        <m:ctrlPr>
                          <w:del w:id="1637" w:author="Gu, Wanjun" w:date="2024-06-18T11:10:00Z">
                            <w:rPr>
                              <w:rFonts w:ascii="Cambria Math" w:hAnsi="Cambria Math" w:cs="Arial"/>
                              <w:i/>
                            </w:rPr>
                          </w:del>
                        </m:ctrlPr>
                      </m:sSubPr>
                      <m:e>
                        <m:r>
                          <w:del w:id="1638" w:author="Gu, Wanjun" w:date="2024-06-18T11:10:00Z">
                            <w:rPr>
                              <w:rFonts w:ascii="Cambria Math" w:hAnsi="Cambria Math" w:cs="Arial"/>
                            </w:rPr>
                            <m:t>x</m:t>
                          </w:del>
                        </m:r>
                      </m:e>
                      <m:sub>
                        <m:r>
                          <w:del w:id="1639" w:author="Gu, Wanjun" w:date="2024-06-18T11:10:00Z">
                            <w:rPr>
                              <w:rFonts w:ascii="Cambria Math" w:hAnsi="Cambria Math" w:cs="Arial"/>
                            </w:rPr>
                            <m:t>i</m:t>
                          </w:del>
                        </m:r>
                      </m:sub>
                    </m:sSub>
                    <m:r>
                      <w:del w:id="1640" w:author="Gu, Wanjun" w:date="2024-06-18T11:10:00Z">
                        <w:rPr>
                          <w:rFonts w:ascii="Cambria Math" w:hAnsi="Cambria Math" w:cs="Arial"/>
                        </w:rPr>
                        <m:t>cosθ-</m:t>
                      </w:del>
                    </m:r>
                    <m:sSub>
                      <m:sSubPr>
                        <m:ctrlPr>
                          <w:del w:id="1641" w:author="Gu, Wanjun" w:date="2024-06-18T11:10:00Z">
                            <w:rPr>
                              <w:rFonts w:ascii="Cambria Math" w:hAnsi="Cambria Math" w:cs="Arial"/>
                              <w:i/>
                            </w:rPr>
                          </w:del>
                        </m:ctrlPr>
                      </m:sSubPr>
                      <m:e>
                        <m:r>
                          <w:del w:id="1642" w:author="Gu, Wanjun" w:date="2024-06-18T11:10:00Z">
                            <w:rPr>
                              <w:rFonts w:ascii="Cambria Math" w:hAnsi="Cambria Math" w:cs="Arial"/>
                            </w:rPr>
                            <m:t>y</m:t>
                          </w:del>
                        </m:r>
                      </m:e>
                      <m:sub>
                        <m:r>
                          <w:del w:id="1643" w:author="Gu, Wanjun" w:date="2024-06-18T11:10:00Z">
                            <w:rPr>
                              <w:rFonts w:ascii="Cambria Math" w:hAnsi="Cambria Math" w:cs="Arial"/>
                            </w:rPr>
                            <m:t>i</m:t>
                          </w:del>
                        </m:r>
                      </m:sub>
                    </m:sSub>
                    <m:r>
                      <w:del w:id="1644" w:author="Gu, Wanjun" w:date="2024-06-18T11:10:00Z">
                        <w:rPr>
                          <w:rFonts w:ascii="Cambria Math" w:hAnsi="Cambria Math" w:cs="Arial"/>
                        </w:rPr>
                        <m:t>sinθ</m:t>
                      </w:del>
                    </m:r>
                  </m:e>
                </m:mr>
                <m:mr>
                  <m:e>
                    <m:sSub>
                      <m:sSubPr>
                        <m:ctrlPr>
                          <w:del w:id="1645" w:author="Gu, Wanjun" w:date="2024-06-18T11:10:00Z">
                            <w:rPr>
                              <w:rFonts w:ascii="Cambria Math" w:hAnsi="Cambria Math" w:cs="Arial"/>
                              <w:i/>
                            </w:rPr>
                          </w:del>
                        </m:ctrlPr>
                      </m:sSubPr>
                      <m:e>
                        <m:r>
                          <w:del w:id="1646" w:author="Gu, Wanjun" w:date="2024-06-18T11:10:00Z">
                            <w:rPr>
                              <w:rFonts w:ascii="Cambria Math" w:hAnsi="Cambria Math" w:cs="Arial"/>
                            </w:rPr>
                            <m:t>x</m:t>
                          </w:del>
                        </m:r>
                      </m:e>
                      <m:sub>
                        <m:r>
                          <w:del w:id="1647" w:author="Gu, Wanjun" w:date="2024-06-18T11:10:00Z">
                            <w:rPr>
                              <w:rFonts w:ascii="Cambria Math" w:hAnsi="Cambria Math" w:cs="Arial"/>
                            </w:rPr>
                            <m:t>i</m:t>
                          </w:del>
                        </m:r>
                      </m:sub>
                    </m:sSub>
                    <m:r>
                      <w:del w:id="1648" w:author="Gu, Wanjun" w:date="2024-06-18T11:10:00Z">
                        <w:rPr>
                          <w:rFonts w:ascii="Cambria Math" w:hAnsi="Cambria Math" w:cs="Arial"/>
                        </w:rPr>
                        <m:t>sinθ+ycosθ</m:t>
                      </w:del>
                    </m:r>
                  </m:e>
                </m:mr>
              </m:m>
            </m:e>
          </m:d>
        </m:oMath>
      </m:oMathPara>
    </w:p>
    <w:p w14:paraId="7F06EA4D" w14:textId="1CF7FEAF" w:rsidR="00A67EBB" w:rsidRPr="00E130C1" w:rsidDel="00887B16" w:rsidRDefault="00A67EBB" w:rsidP="00887B16">
      <w:pPr>
        <w:jc w:val="both"/>
        <w:rPr>
          <w:del w:id="1649" w:author="Gu, Wanjun" w:date="2024-06-18T11:10:00Z"/>
          <w:rFonts w:ascii="Arial" w:hAnsi="Arial" w:cs="Arial"/>
        </w:rPr>
        <w:pPrChange w:id="1650" w:author="Gu, Wanjun" w:date="2024-06-18T11:10:00Z">
          <w:pPr/>
        </w:pPrChange>
      </w:pPr>
    </w:p>
    <w:p w14:paraId="47578D60" w14:textId="30FBCD26" w:rsidR="00A67EBB" w:rsidRPr="00E130C1" w:rsidDel="00887B16" w:rsidRDefault="00A67EBB" w:rsidP="00887B16">
      <w:pPr>
        <w:jc w:val="both"/>
        <w:rPr>
          <w:del w:id="1651" w:author="Gu, Wanjun" w:date="2024-06-18T11:10:00Z"/>
          <w:rFonts w:ascii="Arial" w:hAnsi="Arial" w:cs="Arial"/>
        </w:rPr>
        <w:pPrChange w:id="1652" w:author="Gu, Wanjun" w:date="2024-06-18T11:10:00Z">
          <w:pPr/>
        </w:pPrChange>
      </w:pPr>
      <w:del w:id="1653" w:author="Gu, Wanjun" w:date="2024-06-18T11:10:00Z">
        <w:r w:rsidRPr="00E130C1" w:rsidDel="00887B16">
          <w:rPr>
            <w:rFonts w:ascii="Arial" w:hAnsi="Arial" w:cs="Arial"/>
          </w:rPr>
          <w:delText xml:space="preserve">The sum of square loss </w:delText>
        </w:r>
      </w:del>
      <m:oMath>
        <m:r>
          <w:del w:id="1654" w:author="Gu, Wanjun" w:date="2024-06-18T11:10:00Z">
            <w:rPr>
              <w:rFonts w:ascii="Cambria Math" w:hAnsi="Cambria Math" w:cs="Arial"/>
            </w:rPr>
            <m:t>SSE(θ)</m:t>
          </w:del>
        </m:r>
      </m:oMath>
      <w:del w:id="1655" w:author="Gu, Wanjun" w:date="2024-06-18T11:10:00Z">
        <w:r w:rsidRPr="00E130C1" w:rsidDel="00887B16">
          <w:rPr>
            <w:rFonts w:ascii="Arial" w:hAnsi="Arial" w:cs="Arial"/>
          </w:rPr>
          <w:delText xml:space="preserve"> can be used to determine the similarity between the </w:delText>
        </w:r>
      </w:del>
      <m:oMath>
        <m:r>
          <w:del w:id="1656" w:author="Gu, Wanjun" w:date="2024-06-18T11:10:00Z">
            <w:rPr>
              <w:rFonts w:ascii="Cambria Math" w:hAnsi="Cambria Math" w:cs="Arial"/>
            </w:rPr>
            <m:t>θ</m:t>
          </w:del>
        </m:r>
      </m:oMath>
      <w:del w:id="1657" w:author="Gu, Wanjun" w:date="2024-06-18T11:10:00Z">
        <w:r w:rsidRPr="00E130C1" w:rsidDel="00887B16">
          <w:rPr>
            <w:rFonts w:ascii="Arial" w:hAnsi="Arial" w:cs="Arial"/>
          </w:rPr>
          <w:delText>-rotated curvature and the standard circle</w:delText>
        </w:r>
        <w:r w:rsidR="00D355BB" w:rsidRPr="00E130C1" w:rsidDel="00887B16">
          <w:rPr>
            <w:rFonts w:ascii="Arial" w:hAnsi="Arial" w:cs="Arial"/>
          </w:rPr>
          <w:delText xml:space="preserve">. </w:delText>
        </w:r>
      </w:del>
      <m:oMath>
        <m:r>
          <w:del w:id="1658" w:author="Gu, Wanjun" w:date="2024-06-18T11:10:00Z">
            <w:rPr>
              <w:rFonts w:ascii="Cambria Math" w:hAnsi="Cambria Math" w:cs="Arial"/>
            </w:rPr>
            <m:t>SSE(θ)</m:t>
          </w:del>
        </m:r>
      </m:oMath>
      <w:del w:id="1659" w:author="Gu, Wanjun" w:date="2024-06-18T11:10:00Z">
        <w:r w:rsidR="00D355BB" w:rsidRPr="00E130C1" w:rsidDel="00887B16">
          <w:rPr>
            <w:rFonts w:ascii="Arial" w:hAnsi="Arial" w:cs="Arial"/>
          </w:rPr>
          <w:delText xml:space="preserve"> is defined as</w:delText>
        </w:r>
      </w:del>
    </w:p>
    <w:p w14:paraId="04D76A07" w14:textId="46FA0265" w:rsidR="00A67EBB" w:rsidRPr="00E130C1" w:rsidDel="00887B16" w:rsidRDefault="00A67EBB" w:rsidP="00887B16">
      <w:pPr>
        <w:jc w:val="both"/>
        <w:rPr>
          <w:del w:id="1660" w:author="Gu, Wanjun" w:date="2024-06-18T11:10:00Z"/>
          <w:rFonts w:ascii="Arial" w:hAnsi="Arial" w:cs="Arial"/>
        </w:rPr>
        <w:pPrChange w:id="1661" w:author="Gu, Wanjun" w:date="2024-06-18T11:10:00Z">
          <w:pPr/>
        </w:pPrChange>
      </w:pPr>
    </w:p>
    <w:p w14:paraId="570B5353" w14:textId="2087ECD2" w:rsidR="00A67EBB" w:rsidRPr="00E130C1" w:rsidDel="00887B16" w:rsidRDefault="00A67EBB" w:rsidP="00887B16">
      <w:pPr>
        <w:jc w:val="both"/>
        <w:rPr>
          <w:del w:id="1662" w:author="Gu, Wanjun" w:date="2024-06-18T11:10:00Z"/>
          <w:rFonts w:ascii="Arial" w:hAnsi="Arial" w:cs="Arial"/>
        </w:rPr>
        <w:pPrChange w:id="1663" w:author="Gu, Wanjun" w:date="2024-06-18T11:10:00Z">
          <w:pPr/>
        </w:pPrChange>
      </w:pPr>
      <m:oMathPara>
        <m:oMath>
          <m:r>
            <w:del w:id="1664" w:author="Gu, Wanjun" w:date="2024-06-18T11:10:00Z">
              <w:rPr>
                <w:rFonts w:ascii="Cambria Math" w:hAnsi="Cambria Math" w:cs="Arial"/>
              </w:rPr>
              <m:t>SSE</m:t>
            </w:del>
          </m:r>
          <m:d>
            <m:dPr>
              <m:ctrlPr>
                <w:del w:id="1665" w:author="Gu, Wanjun" w:date="2024-06-18T11:10:00Z">
                  <w:rPr>
                    <w:rFonts w:ascii="Cambria Math" w:hAnsi="Cambria Math" w:cs="Arial"/>
                    <w:i/>
                  </w:rPr>
                </w:del>
              </m:ctrlPr>
            </m:dPr>
            <m:e>
              <m:r>
                <w:del w:id="1666" w:author="Gu, Wanjun" w:date="2024-06-18T11:10:00Z">
                  <w:rPr>
                    <w:rFonts w:ascii="Cambria Math" w:hAnsi="Cambria Math" w:cs="Arial"/>
                  </w:rPr>
                  <m:t>θ</m:t>
                </w:del>
              </m:r>
            </m:e>
          </m:d>
          <m:r>
            <w:del w:id="1667" w:author="Gu, Wanjun" w:date="2024-06-18T11:10:00Z">
              <w:rPr>
                <w:rFonts w:ascii="Cambria Math" w:hAnsi="Cambria Math" w:cs="Arial"/>
              </w:rPr>
              <m:t xml:space="preserve">= </m:t>
            </w:del>
          </m:r>
          <m:nary>
            <m:naryPr>
              <m:chr m:val="∑"/>
              <m:limLoc m:val="undOvr"/>
              <m:ctrlPr>
                <w:del w:id="1668" w:author="Gu, Wanjun" w:date="2024-06-18T11:10:00Z">
                  <w:rPr>
                    <w:rFonts w:ascii="Cambria Math" w:hAnsi="Cambria Math" w:cs="Arial"/>
                    <w:i/>
                  </w:rPr>
                </w:del>
              </m:ctrlPr>
            </m:naryPr>
            <m:sub>
              <m:r>
                <w:del w:id="1669" w:author="Gu, Wanjun" w:date="2024-06-18T11:10:00Z">
                  <w:rPr>
                    <w:rFonts w:ascii="Cambria Math" w:hAnsi="Cambria Math" w:cs="Arial"/>
                  </w:rPr>
                  <m:t>i=1</m:t>
                </w:del>
              </m:r>
            </m:sub>
            <m:sup>
              <m:r>
                <w:del w:id="1670" w:author="Gu, Wanjun" w:date="2024-06-18T11:10:00Z">
                  <w:rPr>
                    <w:rFonts w:ascii="Cambria Math" w:hAnsi="Cambria Math" w:cs="Arial"/>
                  </w:rPr>
                  <m:t>N</m:t>
                </w:del>
              </m:r>
            </m:sup>
            <m:e>
              <m:f>
                <m:fPr>
                  <m:ctrlPr>
                    <w:del w:id="1671" w:author="Gu, Wanjun" w:date="2024-06-18T11:10:00Z">
                      <w:rPr>
                        <w:rFonts w:ascii="Cambria Math" w:hAnsi="Cambria Math" w:cs="Arial"/>
                        <w:i/>
                      </w:rPr>
                    </w:del>
                  </m:ctrlPr>
                </m:fPr>
                <m:num>
                  <m:r>
                    <w:del w:id="1672" w:author="Gu, Wanjun" w:date="2024-06-18T11:10:00Z">
                      <w:rPr>
                        <w:rFonts w:ascii="Cambria Math" w:hAnsi="Cambria Math" w:cs="Arial"/>
                      </w:rPr>
                      <m:t>1</m:t>
                    </w:del>
                  </m:r>
                </m:num>
                <m:den>
                  <m:r>
                    <w:del w:id="1673" w:author="Gu, Wanjun" w:date="2024-06-18T11:10:00Z">
                      <w:rPr>
                        <w:rFonts w:ascii="Cambria Math" w:hAnsi="Cambria Math" w:cs="Arial"/>
                      </w:rPr>
                      <m:t>N</m:t>
                    </w:del>
                  </m:r>
                </m:den>
              </m:f>
            </m:e>
          </m:nary>
          <m:rad>
            <m:radPr>
              <m:degHide m:val="1"/>
              <m:ctrlPr>
                <w:del w:id="1674" w:author="Gu, Wanjun" w:date="2024-06-18T11:10:00Z">
                  <w:rPr>
                    <w:rFonts w:ascii="Cambria Math" w:hAnsi="Cambria Math" w:cs="Arial"/>
                    <w:i/>
                  </w:rPr>
                </w:del>
              </m:ctrlPr>
            </m:radPr>
            <m:deg/>
            <m:e>
              <m:sSup>
                <m:sSupPr>
                  <m:ctrlPr>
                    <w:del w:id="1675" w:author="Gu, Wanjun" w:date="2024-06-18T11:10:00Z">
                      <w:rPr>
                        <w:rFonts w:ascii="Cambria Math" w:hAnsi="Cambria Math" w:cs="Arial"/>
                        <w:i/>
                      </w:rPr>
                    </w:del>
                  </m:ctrlPr>
                </m:sSupPr>
                <m:e>
                  <m:d>
                    <m:dPr>
                      <m:ctrlPr>
                        <w:del w:id="1676" w:author="Gu, Wanjun" w:date="2024-06-18T11:10:00Z">
                          <w:rPr>
                            <w:rFonts w:ascii="Cambria Math" w:hAnsi="Cambria Math" w:cs="Arial"/>
                            <w:i/>
                          </w:rPr>
                        </w:del>
                      </m:ctrlPr>
                    </m:dPr>
                    <m:e>
                      <m:r>
                        <w:del w:id="1677" w:author="Gu, Wanjun" w:date="2024-06-18T11:10:00Z">
                          <w:rPr>
                            <w:rFonts w:ascii="Cambria Math" w:hAnsi="Cambria Math" w:cs="Arial"/>
                          </w:rPr>
                          <m:t>S</m:t>
                        </w:del>
                      </m:r>
                      <m:sSub>
                        <m:sSubPr>
                          <m:ctrlPr>
                            <w:del w:id="1678" w:author="Gu, Wanjun" w:date="2024-06-18T11:10:00Z">
                              <w:rPr>
                                <w:rFonts w:ascii="Cambria Math" w:hAnsi="Cambria Math" w:cs="Arial"/>
                                <w:i/>
                              </w:rPr>
                            </w:del>
                          </m:ctrlPr>
                        </m:sSubPr>
                        <m:e>
                          <m:r>
                            <w:del w:id="1679" w:author="Gu, Wanjun" w:date="2024-06-18T11:10:00Z">
                              <w:rPr>
                                <w:rFonts w:ascii="Cambria Math" w:hAnsi="Cambria Math" w:cs="Arial"/>
                              </w:rPr>
                              <m:t>C</m:t>
                            </w:del>
                          </m:r>
                        </m:e>
                        <m:sub>
                          <m:r>
                            <w:del w:id="1680" w:author="Gu, Wanjun" w:date="2024-06-18T11:10:00Z">
                              <w:rPr>
                                <w:rFonts w:ascii="Cambria Math" w:hAnsi="Cambria Math" w:cs="Arial"/>
                              </w:rPr>
                              <m:t>xi</m:t>
                            </w:del>
                          </m:r>
                        </m:sub>
                      </m:sSub>
                      <m:r>
                        <w:del w:id="1681" w:author="Gu, Wanjun" w:date="2024-06-18T11:10:00Z">
                          <w:rPr>
                            <w:rFonts w:ascii="Cambria Math" w:hAnsi="Cambria Math" w:cs="Arial"/>
                          </w:rPr>
                          <m:t>-R</m:t>
                        </w:del>
                      </m:r>
                      <m:sSub>
                        <m:sSubPr>
                          <m:ctrlPr>
                            <w:del w:id="1682" w:author="Gu, Wanjun" w:date="2024-06-18T11:10:00Z">
                              <w:rPr>
                                <w:rFonts w:ascii="Cambria Math" w:hAnsi="Cambria Math" w:cs="Arial"/>
                                <w:i/>
                              </w:rPr>
                            </w:del>
                          </m:ctrlPr>
                        </m:sSubPr>
                        <m:e>
                          <m:r>
                            <w:del w:id="1683" w:author="Gu, Wanjun" w:date="2024-06-18T11:10:00Z">
                              <w:rPr>
                                <w:rFonts w:ascii="Cambria Math" w:hAnsi="Cambria Math" w:cs="Arial"/>
                              </w:rPr>
                              <m:t>V</m:t>
                            </w:del>
                          </m:r>
                        </m:e>
                        <m:sub>
                          <m:r>
                            <w:del w:id="1684" w:author="Gu, Wanjun" w:date="2024-06-18T11:10:00Z">
                              <w:rPr>
                                <w:rFonts w:ascii="Cambria Math" w:hAnsi="Cambria Math" w:cs="Arial"/>
                              </w:rPr>
                              <m:t>θxi</m:t>
                            </w:del>
                          </m:r>
                        </m:sub>
                      </m:sSub>
                    </m:e>
                  </m:d>
                </m:e>
                <m:sup>
                  <m:r>
                    <w:del w:id="1685" w:author="Gu, Wanjun" w:date="2024-06-18T11:10:00Z">
                      <w:rPr>
                        <w:rFonts w:ascii="Cambria Math" w:hAnsi="Cambria Math" w:cs="Arial"/>
                      </w:rPr>
                      <m:t>2</m:t>
                    </w:del>
                  </m:r>
                </m:sup>
              </m:sSup>
              <m:r>
                <w:del w:id="1686" w:author="Gu, Wanjun" w:date="2024-06-18T11:10:00Z">
                  <w:rPr>
                    <w:rFonts w:ascii="Cambria Math" w:hAnsi="Cambria Math" w:cs="Arial"/>
                  </w:rPr>
                  <m:t>+</m:t>
                </w:del>
              </m:r>
              <m:sSup>
                <m:sSupPr>
                  <m:ctrlPr>
                    <w:del w:id="1687" w:author="Gu, Wanjun" w:date="2024-06-18T11:10:00Z">
                      <w:rPr>
                        <w:rFonts w:ascii="Cambria Math" w:hAnsi="Cambria Math" w:cs="Arial"/>
                        <w:i/>
                      </w:rPr>
                    </w:del>
                  </m:ctrlPr>
                </m:sSupPr>
                <m:e>
                  <m:d>
                    <m:dPr>
                      <m:ctrlPr>
                        <w:del w:id="1688" w:author="Gu, Wanjun" w:date="2024-06-18T11:10:00Z">
                          <w:rPr>
                            <w:rFonts w:ascii="Cambria Math" w:hAnsi="Cambria Math" w:cs="Arial"/>
                            <w:i/>
                          </w:rPr>
                        </w:del>
                      </m:ctrlPr>
                    </m:dPr>
                    <m:e>
                      <m:r>
                        <w:del w:id="1689" w:author="Gu, Wanjun" w:date="2024-06-18T11:10:00Z">
                          <w:rPr>
                            <w:rFonts w:ascii="Cambria Math" w:hAnsi="Cambria Math" w:cs="Arial"/>
                          </w:rPr>
                          <m:t>S</m:t>
                        </w:del>
                      </m:r>
                      <m:sSub>
                        <m:sSubPr>
                          <m:ctrlPr>
                            <w:del w:id="1690" w:author="Gu, Wanjun" w:date="2024-06-18T11:10:00Z">
                              <w:rPr>
                                <w:rFonts w:ascii="Cambria Math" w:hAnsi="Cambria Math" w:cs="Arial"/>
                                <w:i/>
                              </w:rPr>
                            </w:del>
                          </m:ctrlPr>
                        </m:sSubPr>
                        <m:e>
                          <m:r>
                            <w:del w:id="1691" w:author="Gu, Wanjun" w:date="2024-06-18T11:10:00Z">
                              <w:rPr>
                                <w:rFonts w:ascii="Cambria Math" w:hAnsi="Cambria Math" w:cs="Arial"/>
                              </w:rPr>
                              <m:t>C</m:t>
                            </w:del>
                          </m:r>
                        </m:e>
                        <m:sub>
                          <m:r>
                            <w:del w:id="1692" w:author="Gu, Wanjun" w:date="2024-06-18T11:10:00Z">
                              <w:rPr>
                                <w:rFonts w:ascii="Cambria Math" w:hAnsi="Cambria Math" w:cs="Arial"/>
                              </w:rPr>
                              <m:t>yi</m:t>
                            </w:del>
                          </m:r>
                        </m:sub>
                      </m:sSub>
                      <m:r>
                        <w:del w:id="1693" w:author="Gu, Wanjun" w:date="2024-06-18T11:10:00Z">
                          <w:rPr>
                            <w:rFonts w:ascii="Cambria Math" w:hAnsi="Cambria Math" w:cs="Arial"/>
                          </w:rPr>
                          <m:t>-R</m:t>
                        </w:del>
                      </m:r>
                      <m:sSub>
                        <m:sSubPr>
                          <m:ctrlPr>
                            <w:del w:id="1694" w:author="Gu, Wanjun" w:date="2024-06-18T11:10:00Z">
                              <w:rPr>
                                <w:rFonts w:ascii="Cambria Math" w:hAnsi="Cambria Math" w:cs="Arial"/>
                                <w:i/>
                              </w:rPr>
                            </w:del>
                          </m:ctrlPr>
                        </m:sSubPr>
                        <m:e>
                          <m:r>
                            <w:del w:id="1695" w:author="Gu, Wanjun" w:date="2024-06-18T11:10:00Z">
                              <w:rPr>
                                <w:rFonts w:ascii="Cambria Math" w:hAnsi="Cambria Math" w:cs="Arial"/>
                              </w:rPr>
                              <m:t>V</m:t>
                            </w:del>
                          </m:r>
                        </m:e>
                        <m:sub>
                          <m:r>
                            <w:del w:id="1696" w:author="Gu, Wanjun" w:date="2024-06-18T11:10:00Z">
                              <w:rPr>
                                <w:rFonts w:ascii="Cambria Math" w:hAnsi="Cambria Math" w:cs="Arial"/>
                              </w:rPr>
                              <m:t>θyi</m:t>
                            </w:del>
                          </m:r>
                        </m:sub>
                      </m:sSub>
                    </m:e>
                  </m:d>
                </m:e>
                <m:sup>
                  <m:r>
                    <w:del w:id="1697" w:author="Gu, Wanjun" w:date="2024-06-18T11:10:00Z">
                      <w:rPr>
                        <w:rFonts w:ascii="Cambria Math" w:hAnsi="Cambria Math" w:cs="Arial"/>
                      </w:rPr>
                      <m:t>2</m:t>
                    </w:del>
                  </m:r>
                </m:sup>
              </m:sSup>
              <m:r>
                <w:del w:id="1698" w:author="Gu, Wanjun" w:date="2024-06-18T11:10:00Z">
                  <w:rPr>
                    <w:rFonts w:ascii="Cambria Math" w:hAnsi="Cambria Math" w:cs="Arial"/>
                  </w:rPr>
                  <m:t xml:space="preserve"> </m:t>
                </w:del>
              </m:r>
            </m:e>
          </m:rad>
        </m:oMath>
      </m:oMathPara>
    </w:p>
    <w:p w14:paraId="68888D9D" w14:textId="19950763" w:rsidR="00A67EBB" w:rsidRPr="00E130C1" w:rsidDel="00887B16" w:rsidRDefault="00A67EBB" w:rsidP="00887B16">
      <w:pPr>
        <w:jc w:val="both"/>
        <w:rPr>
          <w:del w:id="1699" w:author="Gu, Wanjun" w:date="2024-06-18T11:10:00Z"/>
          <w:rFonts w:ascii="Arial" w:hAnsi="Arial" w:cs="Arial"/>
        </w:rPr>
        <w:pPrChange w:id="1700" w:author="Gu, Wanjun" w:date="2024-06-18T11:10:00Z">
          <w:pPr/>
        </w:pPrChange>
      </w:pPr>
    </w:p>
    <w:p w14:paraId="59ADA08B" w14:textId="517F17FF" w:rsidR="00A67EBB" w:rsidRPr="00E130C1" w:rsidDel="00887B16" w:rsidRDefault="00D355BB" w:rsidP="00887B16">
      <w:pPr>
        <w:jc w:val="both"/>
        <w:rPr>
          <w:del w:id="1701" w:author="Gu, Wanjun" w:date="2024-06-18T11:10:00Z"/>
          <w:rFonts w:ascii="Arial" w:hAnsi="Arial" w:cs="Arial"/>
        </w:rPr>
        <w:pPrChange w:id="1702" w:author="Gu, Wanjun" w:date="2024-06-18T11:10:00Z">
          <w:pPr/>
        </w:pPrChange>
      </w:pPr>
      <w:del w:id="1703" w:author="Gu, Wanjun" w:date="2024-06-18T11:10:00Z">
        <w:r w:rsidRPr="00E130C1" w:rsidDel="00887B16">
          <w:rPr>
            <w:rFonts w:ascii="Arial" w:hAnsi="Arial" w:cs="Arial"/>
          </w:rPr>
          <w:delText>And t</w:delText>
        </w:r>
        <w:r w:rsidR="00A67EBB" w:rsidRPr="00E130C1" w:rsidDel="00887B16">
          <w:rPr>
            <w:rFonts w:ascii="Arial" w:hAnsi="Arial" w:cs="Arial"/>
          </w:rPr>
          <w:delText>he most optimum rotation angle can be found at</w:delText>
        </w:r>
      </w:del>
    </w:p>
    <w:p w14:paraId="74F4CC89" w14:textId="13C8676F" w:rsidR="00A67EBB" w:rsidRPr="00E130C1" w:rsidDel="00887B16" w:rsidRDefault="00A67EBB" w:rsidP="00887B16">
      <w:pPr>
        <w:jc w:val="both"/>
        <w:rPr>
          <w:del w:id="1704" w:author="Gu, Wanjun" w:date="2024-06-18T11:10:00Z"/>
          <w:rFonts w:ascii="Arial" w:hAnsi="Arial" w:cs="Arial"/>
        </w:rPr>
        <w:pPrChange w:id="1705" w:author="Gu, Wanjun" w:date="2024-06-18T11:10:00Z">
          <w:pPr/>
        </w:pPrChange>
      </w:pPr>
    </w:p>
    <w:p w14:paraId="6E578E04" w14:textId="7977678A" w:rsidR="00A67EBB" w:rsidRPr="00E130C1" w:rsidDel="00887B16" w:rsidRDefault="00000000" w:rsidP="00887B16">
      <w:pPr>
        <w:jc w:val="both"/>
        <w:rPr>
          <w:del w:id="1706" w:author="Gu, Wanjun" w:date="2024-06-18T11:10:00Z"/>
          <w:rFonts w:ascii="Arial" w:hAnsi="Arial" w:cs="Arial"/>
        </w:rPr>
        <w:pPrChange w:id="1707" w:author="Gu, Wanjun" w:date="2024-06-18T11:10:00Z">
          <w:pPr/>
        </w:pPrChange>
      </w:pPr>
      <m:oMathPara>
        <m:oMath>
          <m:f>
            <m:fPr>
              <m:ctrlPr>
                <w:del w:id="1708" w:author="Gu, Wanjun" w:date="2024-06-18T11:10:00Z">
                  <w:rPr>
                    <w:rFonts w:ascii="Cambria Math" w:hAnsi="Cambria Math" w:cs="Arial"/>
                    <w:i/>
                  </w:rPr>
                </w:del>
              </m:ctrlPr>
            </m:fPr>
            <m:num>
              <m:r>
                <w:del w:id="1709" w:author="Gu, Wanjun" w:date="2024-06-18T11:10:00Z">
                  <w:rPr>
                    <w:rFonts w:ascii="Cambria Math" w:hAnsi="Cambria Math" w:cs="Arial"/>
                  </w:rPr>
                  <m:t>∂SSE</m:t>
                </w:del>
              </m:r>
              <m:d>
                <m:dPr>
                  <m:ctrlPr>
                    <w:del w:id="1710" w:author="Gu, Wanjun" w:date="2024-06-18T11:10:00Z">
                      <w:rPr>
                        <w:rFonts w:ascii="Cambria Math" w:hAnsi="Cambria Math" w:cs="Arial"/>
                        <w:i/>
                      </w:rPr>
                    </w:del>
                  </m:ctrlPr>
                </m:dPr>
                <m:e>
                  <m:r>
                    <w:del w:id="1711" w:author="Gu, Wanjun" w:date="2024-06-18T11:10:00Z">
                      <w:rPr>
                        <w:rFonts w:ascii="Cambria Math" w:hAnsi="Cambria Math" w:cs="Arial"/>
                      </w:rPr>
                      <m:t>θ</m:t>
                    </w:del>
                  </m:r>
                </m:e>
              </m:d>
            </m:num>
            <m:den>
              <m:r>
                <w:del w:id="1712" w:author="Gu, Wanjun" w:date="2024-06-18T11:10:00Z">
                  <w:rPr>
                    <w:rFonts w:ascii="Cambria Math" w:hAnsi="Cambria Math" w:cs="Arial"/>
                  </w:rPr>
                  <m:t>∂θ</m:t>
                </w:del>
              </m:r>
            </m:den>
          </m:f>
          <m:r>
            <w:del w:id="1713" w:author="Gu, Wanjun" w:date="2024-06-18T11:10:00Z">
              <w:rPr>
                <w:rFonts w:ascii="Cambria Math" w:hAnsi="Cambria Math" w:cs="Arial"/>
              </w:rPr>
              <m:t>=0</m:t>
            </w:del>
          </m:r>
        </m:oMath>
      </m:oMathPara>
    </w:p>
    <w:p w14:paraId="2FF01F06" w14:textId="74CC22D9" w:rsidR="00A67EBB" w:rsidRPr="00E130C1" w:rsidDel="00887B16" w:rsidRDefault="00A67EBB" w:rsidP="00887B16">
      <w:pPr>
        <w:jc w:val="both"/>
        <w:rPr>
          <w:del w:id="1714" w:author="Gu, Wanjun" w:date="2024-06-18T11:10:00Z"/>
          <w:rStyle w:val="normaltextrun"/>
          <w:rFonts w:ascii="Arial" w:hAnsi="Arial" w:cs="Arial"/>
          <w:b/>
          <w:bCs/>
        </w:rPr>
        <w:pPrChange w:id="1715" w:author="Gu, Wanjun" w:date="2024-06-18T11:10:00Z">
          <w:pPr>
            <w:pStyle w:val="paragraph"/>
            <w:spacing w:before="0" w:beforeAutospacing="0" w:after="0" w:afterAutospacing="0"/>
            <w:textAlignment w:val="baseline"/>
          </w:pPr>
        </w:pPrChange>
      </w:pPr>
    </w:p>
    <w:p w14:paraId="683C5451" w14:textId="6E42F272" w:rsidR="00FC2E91" w:rsidRPr="00E130C1" w:rsidDel="00887B16" w:rsidRDefault="00A67EBB" w:rsidP="00887B16">
      <w:pPr>
        <w:jc w:val="both"/>
        <w:rPr>
          <w:ins w:id="1716" w:author="Li, Shuyuan" w:date="2024-06-11T21:01:00Z"/>
          <w:del w:id="1717" w:author="Gu, Wanjun" w:date="2024-06-18T11:10:00Z"/>
          <w:rStyle w:val="normaltextrun"/>
          <w:rFonts w:ascii="Arial" w:hAnsi="Arial" w:cs="Arial"/>
        </w:rPr>
        <w:pPrChange w:id="1718" w:author="Gu, Wanjun" w:date="2024-06-18T11:10:00Z">
          <w:pPr>
            <w:pStyle w:val="paragraph"/>
            <w:spacing w:before="0" w:beforeAutospacing="0" w:after="0" w:afterAutospacing="0"/>
            <w:textAlignment w:val="baseline"/>
          </w:pPr>
        </w:pPrChange>
      </w:pPr>
      <w:del w:id="1719" w:author="Gu, Wanjun" w:date="2024-06-18T11:10:00Z">
        <w:r w:rsidRPr="00E130C1" w:rsidDel="00887B16">
          <w:rPr>
            <w:rStyle w:val="normaltextrun"/>
            <w:rFonts w:ascii="Arial" w:hAnsi="Arial" w:cs="Arial"/>
          </w:rPr>
          <w:delText xml:space="preserve">The most optimum rotation angle, termed here as </w:delText>
        </w:r>
        <w:r w:rsidRPr="00E130C1" w:rsidDel="00887B16">
          <w:rPr>
            <w:rStyle w:val="normaltextrun"/>
            <w:rFonts w:ascii="Arial" w:hAnsi="Arial" w:cs="Arial"/>
            <w:color w:val="000000" w:themeColor="text1"/>
          </w:rPr>
          <w:delText xml:space="preserve">the Pathologic Achilles Insertion Angle (PAIA), resembles the angle by which </w:delText>
        </w:r>
        <w:r w:rsidRPr="00E130C1" w:rsidDel="00887B16">
          <w:rPr>
            <w:rStyle w:val="normaltextrun"/>
            <w:rFonts w:ascii="Arial" w:hAnsi="Arial" w:cs="Arial"/>
          </w:rPr>
          <w:delText>the diseased calcaneus curve can be rotated around the weightbearing point to best-fit the S</w:delText>
        </w:r>
        <w:r w:rsidR="00827237" w:rsidRPr="00E130C1" w:rsidDel="00887B16">
          <w:rPr>
            <w:rStyle w:val="normaltextrun"/>
            <w:rFonts w:ascii="Arial" w:hAnsi="Arial" w:cs="Arial"/>
          </w:rPr>
          <w:delText>tandard Circle</w:delText>
        </w:r>
        <w:r w:rsidRPr="00E130C1" w:rsidDel="00887B16">
          <w:rPr>
            <w:rStyle w:val="normaltextrun"/>
            <w:rFonts w:ascii="Arial" w:hAnsi="Arial" w:cs="Arial"/>
          </w:rPr>
          <w:delText xml:space="preserve">. Theoretically, since the ideal normal </w:delText>
        </w:r>
      </w:del>
      <w:ins w:id="1720" w:author="Li, Shuyuan" w:date="2024-06-11T21:01:00Z">
        <w:del w:id="1721" w:author="Gu, Wanjun" w:date="2024-06-18T11:10:00Z">
          <w:r w:rsidR="00FC2E91" w:rsidRPr="00E130C1" w:rsidDel="00887B16">
            <w:rPr>
              <w:rStyle w:val="normaltextrun"/>
              <w:rFonts w:ascii="Arial" w:hAnsi="Arial" w:cs="Arial"/>
            </w:rPr>
            <w:delText>contour</w:delText>
          </w:r>
        </w:del>
      </w:ins>
      <w:del w:id="1722" w:author="Gu, Wanjun" w:date="2024-06-18T11:10:00Z">
        <w:r w:rsidRPr="00E130C1" w:rsidDel="00887B16">
          <w:rPr>
            <w:rStyle w:val="normaltextrun"/>
            <w:rFonts w:ascii="Arial" w:hAnsi="Arial" w:cs="Arial"/>
          </w:rPr>
          <w:delText xml:space="preserve">curve and the </w:delText>
        </w:r>
      </w:del>
      <w:ins w:id="1723" w:author="Li, Shuyuan" w:date="2024-06-11T21:00:00Z">
        <w:del w:id="1724" w:author="Gu, Wanjun" w:date="2024-06-18T11:10:00Z">
          <w:r w:rsidR="00FC2E91" w:rsidRPr="00E130C1" w:rsidDel="00887B16">
            <w:rPr>
              <w:rStyle w:val="normaltextrun"/>
              <w:rFonts w:ascii="Arial" w:hAnsi="Arial" w:cs="Arial"/>
            </w:rPr>
            <w:delText>enlarged</w:delText>
          </w:r>
        </w:del>
      </w:ins>
      <w:del w:id="1725" w:author="Gu, Wanjun" w:date="2024-06-18T11:10:00Z">
        <w:r w:rsidRPr="00E130C1" w:rsidDel="00887B16">
          <w:rPr>
            <w:rStyle w:val="normaltextrun"/>
            <w:rFonts w:ascii="Arial" w:hAnsi="Arial" w:cs="Arial"/>
          </w:rPr>
          <w:delText>diseased contour of the</w:delText>
        </w:r>
      </w:del>
      <w:ins w:id="1726" w:author="Li, Shuyuan" w:date="2024-06-11T21:01:00Z">
        <w:del w:id="1727" w:author="Gu, Wanjun" w:date="2024-06-18T11:10:00Z">
          <w:r w:rsidR="00FC2E91" w:rsidRPr="00E130C1" w:rsidDel="00887B16">
            <w:rPr>
              <w:rStyle w:val="normaltextrun"/>
              <w:rFonts w:ascii="Arial" w:hAnsi="Arial" w:cs="Arial"/>
            </w:rPr>
            <w:delText xml:space="preserve"> calcaneal</w:delText>
          </w:r>
        </w:del>
      </w:ins>
      <w:del w:id="1728" w:author="Gu, Wanjun" w:date="2024-06-18T11:10:00Z">
        <w:r w:rsidRPr="00E130C1" w:rsidDel="00887B16">
          <w:rPr>
            <w:rStyle w:val="normaltextrun"/>
            <w:rFonts w:ascii="Arial" w:hAnsi="Arial" w:cs="Arial"/>
          </w:rPr>
          <w:delText xml:space="preserve"> posterior tuberosity share the same center of rotation at the weightbearing point of the calcaneus, the size of the PAIA would be the exact size of the Zadek osteotomy if the apex of the osteotomy is chosen at the weightbearing point of the calcaneus</w:delText>
        </w:r>
        <w:r w:rsidR="00FC09D2" w:rsidRPr="00E130C1" w:rsidDel="00887B16">
          <w:rPr>
            <w:rStyle w:val="normaltextrun"/>
            <w:rFonts w:ascii="Arial" w:hAnsi="Arial" w:cs="Arial"/>
          </w:rPr>
          <w:delText xml:space="preserve">. </w:delText>
        </w:r>
      </w:del>
    </w:p>
    <w:p w14:paraId="76D629A0" w14:textId="195BDFED" w:rsidR="00FC2E91" w:rsidRPr="00E130C1" w:rsidDel="00887B16" w:rsidRDefault="00FC2E91" w:rsidP="00887B16">
      <w:pPr>
        <w:jc w:val="both"/>
        <w:rPr>
          <w:ins w:id="1729" w:author="Li, Shuyuan" w:date="2024-06-11T21:01:00Z"/>
          <w:del w:id="1730" w:author="Gu, Wanjun" w:date="2024-06-18T11:10:00Z"/>
          <w:rStyle w:val="normaltextrun"/>
          <w:rFonts w:ascii="Arial" w:hAnsi="Arial" w:cs="Arial"/>
        </w:rPr>
        <w:pPrChange w:id="1731" w:author="Gu, Wanjun" w:date="2024-06-18T11:10:00Z">
          <w:pPr>
            <w:pStyle w:val="paragraph"/>
            <w:spacing w:before="0" w:beforeAutospacing="0" w:after="0" w:afterAutospacing="0"/>
            <w:textAlignment w:val="baseline"/>
          </w:pPr>
        </w:pPrChange>
      </w:pPr>
    </w:p>
    <w:p w14:paraId="3B070C82" w14:textId="74AA38C6" w:rsidR="00FC2E91" w:rsidRPr="00E130C1" w:rsidDel="00887B16" w:rsidRDefault="00FC2E91" w:rsidP="00887B16">
      <w:pPr>
        <w:jc w:val="both"/>
        <w:rPr>
          <w:ins w:id="1732" w:author="Li, Shuyuan" w:date="2024-06-11T21:01:00Z"/>
          <w:del w:id="1733" w:author="Gu, Wanjun" w:date="2024-06-18T11:10:00Z"/>
          <w:rStyle w:val="normaltextrun"/>
          <w:rFonts w:ascii="Arial" w:hAnsi="Arial" w:cs="Arial"/>
        </w:rPr>
        <w:pPrChange w:id="1734" w:author="Gu, Wanjun" w:date="2024-06-18T11:10:00Z">
          <w:pPr>
            <w:pStyle w:val="paragraph"/>
            <w:spacing w:before="0" w:beforeAutospacing="0" w:after="0" w:afterAutospacing="0"/>
            <w:textAlignment w:val="baseline"/>
          </w:pPr>
        </w:pPrChange>
      </w:pPr>
    </w:p>
    <w:p w14:paraId="10B1D333" w14:textId="1172DC34" w:rsidR="006E28A8" w:rsidRPr="00E130C1" w:rsidDel="00887B16" w:rsidRDefault="00FC09D2" w:rsidP="00887B16">
      <w:pPr>
        <w:jc w:val="both"/>
        <w:rPr>
          <w:ins w:id="1735" w:author="Li, Shuyuan" w:date="2024-06-11T21:02:00Z"/>
          <w:del w:id="1736" w:author="Gu, Wanjun" w:date="2024-06-18T11:10:00Z"/>
          <w:rStyle w:val="normaltextrun"/>
          <w:rFonts w:ascii="Arial" w:hAnsi="Arial" w:cs="Arial"/>
        </w:rPr>
        <w:pPrChange w:id="1737" w:author="Gu, Wanjun" w:date="2024-06-18T11:10:00Z">
          <w:pPr>
            <w:pStyle w:val="paragraph"/>
            <w:spacing w:before="0" w:beforeAutospacing="0" w:after="0" w:afterAutospacing="0"/>
            <w:textAlignment w:val="baseline"/>
          </w:pPr>
        </w:pPrChange>
      </w:pPr>
      <w:del w:id="1738" w:author="Gu, Wanjun" w:date="2024-06-18T11:10:00Z">
        <w:r w:rsidRPr="00E130C1" w:rsidDel="00887B16">
          <w:rPr>
            <w:rStyle w:val="normaltextrun"/>
            <w:rFonts w:ascii="Arial" w:hAnsi="Arial" w:cs="Arial"/>
          </w:rPr>
          <w:delText>To enhance comprehension of how the</w:delText>
        </w:r>
      </w:del>
      <w:ins w:id="1739" w:author="Li, Shuyuan" w:date="2024-06-11T21:43:00Z">
        <w:del w:id="1740" w:author="Gu, Wanjun" w:date="2024-06-18T11:10:00Z">
          <w:r w:rsidR="00F26833" w:rsidRPr="00E130C1" w:rsidDel="00887B16">
            <w:rPr>
              <w:rStyle w:val="normaltextrun"/>
              <w:rFonts w:ascii="Arial" w:hAnsi="Arial" w:cs="Arial"/>
            </w:rPr>
            <w:delText xml:space="preserve"> Zadek osteotomy changes the biomechanics of the calcaneus, as well as how anteriorly tra</w:delText>
          </w:r>
        </w:del>
      </w:ins>
      <w:ins w:id="1741" w:author="Li, Shuyuan" w:date="2024-06-11T21:44:00Z">
        <w:del w:id="1742" w:author="Gu, Wanjun" w:date="2024-06-18T11:10:00Z">
          <w:r w:rsidR="00F26833" w:rsidRPr="00E130C1" w:rsidDel="00887B16">
            <w:rPr>
              <w:rStyle w:val="normaltextrun"/>
              <w:rFonts w:ascii="Arial" w:hAnsi="Arial" w:cs="Arial"/>
            </w:rPr>
            <w:delText xml:space="preserve">nslation of the ostetotomy’s apex </w:delText>
          </w:r>
        </w:del>
      </w:ins>
      <w:del w:id="1743" w:author="Gu, Wanjun" w:date="2024-06-18T11:10:00Z">
        <w:r w:rsidRPr="00E130C1" w:rsidDel="00887B16">
          <w:rPr>
            <w:rStyle w:val="normaltextrun"/>
            <w:rFonts w:ascii="Arial" w:hAnsi="Arial" w:cs="Arial"/>
          </w:rPr>
          <w:delText xml:space="preserve"> osteotomy's apex location </w:delText>
        </w:r>
      </w:del>
      <w:ins w:id="1744" w:author="Li, Shuyuan" w:date="2024-06-11T21:45:00Z">
        <w:del w:id="1745" w:author="Gu, Wanjun" w:date="2024-06-18T11:10:00Z">
          <w:r w:rsidR="00F26833" w:rsidRPr="00E130C1" w:rsidDel="00887B16">
            <w:rPr>
              <w:rStyle w:val="normaltextrun"/>
              <w:rFonts w:ascii="Arial" w:hAnsi="Arial" w:cs="Arial"/>
            </w:rPr>
            <w:delText xml:space="preserve">surpassing the weight-bearing point </w:delText>
          </w:r>
        </w:del>
      </w:ins>
      <w:del w:id="1746" w:author="Gu, Wanjun" w:date="2024-06-18T11:10:00Z">
        <w:r w:rsidRPr="00E130C1" w:rsidDel="00887B16">
          <w:rPr>
            <w:rStyle w:val="normaltextrun"/>
            <w:rFonts w:ascii="Arial" w:hAnsi="Arial" w:cs="Arial"/>
          </w:rPr>
          <w:delText xml:space="preserve">influences the </w:delText>
        </w:r>
      </w:del>
      <w:ins w:id="1747" w:author="Li, Shuyuan" w:date="2024-06-11T21:44:00Z">
        <w:del w:id="1748" w:author="Gu, Wanjun" w:date="2024-06-18T11:10:00Z">
          <w:r w:rsidR="00F26833" w:rsidRPr="00E130C1" w:rsidDel="00887B16">
            <w:rPr>
              <w:rStyle w:val="normaltextrun"/>
              <w:rFonts w:ascii="Arial" w:hAnsi="Arial" w:cs="Arial"/>
            </w:rPr>
            <w:delText xml:space="preserve">calcaneal pitch angle, </w:delText>
          </w:r>
        </w:del>
      </w:ins>
      <w:del w:id="1749" w:author="Gu, Wanjun" w:date="2024-06-18T11:10:00Z">
        <w:r w:rsidRPr="00E130C1" w:rsidDel="00887B16">
          <w:rPr>
            <w:rStyle w:val="normaltextrun"/>
            <w:rFonts w:ascii="Arial" w:hAnsi="Arial" w:cs="Arial"/>
          </w:rPr>
          <w:delText xml:space="preserve">insertion angle, the apex was repositioned anteriorly, surpassing the weight-bearing point along the calcaneus contour. </w:delText>
        </w:r>
      </w:del>
      <w:ins w:id="1750" w:author="Li, Shuyuan" w:date="2024-06-11T21:45:00Z">
        <w:del w:id="1751" w:author="Gu, Wanjun" w:date="2024-06-18T11:10:00Z">
          <w:r w:rsidR="00F26833" w:rsidRPr="00E130C1" w:rsidDel="00887B16">
            <w:rPr>
              <w:rStyle w:val="normaltextrun"/>
              <w:rFonts w:ascii="Arial" w:hAnsi="Arial" w:cs="Arial"/>
            </w:rPr>
            <w:delText>simulat</w:delText>
          </w:r>
        </w:del>
      </w:ins>
      <w:ins w:id="1752" w:author="Li, Shuyuan" w:date="2024-06-11T21:46:00Z">
        <w:del w:id="1753" w:author="Gu, Wanjun" w:date="2024-06-18T11:10:00Z">
          <w:r w:rsidR="00F26833" w:rsidRPr="00E130C1" w:rsidDel="00887B16">
            <w:rPr>
              <w:rStyle w:val="normaltextrun"/>
              <w:rFonts w:ascii="Arial" w:hAnsi="Arial" w:cs="Arial"/>
            </w:rPr>
            <w:delText xml:space="preserve">ed illustration was included in the section of results. </w:delText>
          </w:r>
        </w:del>
      </w:ins>
    </w:p>
    <w:p w14:paraId="4232AAA1" w14:textId="7E7662F2" w:rsidR="006E28A8" w:rsidRPr="00E130C1" w:rsidDel="00887B16" w:rsidRDefault="006E28A8" w:rsidP="00887B16">
      <w:pPr>
        <w:jc w:val="both"/>
        <w:rPr>
          <w:ins w:id="1754" w:author="Li, Shuyuan" w:date="2024-06-11T21:02:00Z"/>
          <w:del w:id="1755" w:author="Gu, Wanjun" w:date="2024-06-18T11:10:00Z"/>
          <w:rStyle w:val="normaltextrun"/>
          <w:rFonts w:ascii="Arial" w:hAnsi="Arial" w:cs="Arial"/>
        </w:rPr>
        <w:pPrChange w:id="1756" w:author="Gu, Wanjun" w:date="2024-06-18T11:10:00Z">
          <w:pPr>
            <w:pStyle w:val="paragraph"/>
            <w:spacing w:before="0" w:beforeAutospacing="0" w:after="0" w:afterAutospacing="0"/>
            <w:textAlignment w:val="baseline"/>
          </w:pPr>
        </w:pPrChange>
      </w:pPr>
    </w:p>
    <w:p w14:paraId="4A90EC21" w14:textId="14BDE67F" w:rsidR="00FC09D2" w:rsidRPr="00E130C1" w:rsidDel="00887B16" w:rsidRDefault="00FC09D2" w:rsidP="00887B16">
      <w:pPr>
        <w:jc w:val="both"/>
        <w:rPr>
          <w:del w:id="1757" w:author="Gu, Wanjun" w:date="2024-06-18T11:10:00Z"/>
          <w:rStyle w:val="normaltextrun"/>
          <w:rFonts w:ascii="Arial" w:hAnsi="Arial" w:cs="Arial"/>
        </w:rPr>
        <w:pPrChange w:id="1758" w:author="Gu, Wanjun" w:date="2024-06-18T11:10:00Z">
          <w:pPr>
            <w:pStyle w:val="paragraph"/>
            <w:spacing w:before="0" w:beforeAutospacing="0" w:after="0" w:afterAutospacing="0"/>
            <w:textAlignment w:val="baseline"/>
          </w:pPr>
        </w:pPrChange>
      </w:pPr>
      <w:del w:id="1759" w:author="Gu, Wanjun" w:date="2024-06-18T11:10:00Z">
        <w:r w:rsidRPr="00E130C1" w:rsidDel="00887B16">
          <w:rPr>
            <w:rStyle w:val="normaltextrun"/>
            <w:rFonts w:ascii="Arial" w:hAnsi="Arial" w:cs="Arial"/>
            <w:highlight w:val="yellow"/>
            <w:rPrChange w:id="1760" w:author="Gu, Wanjun" w:date="2024-06-18T10:56:00Z">
              <w:rPr>
                <w:rStyle w:val="normaltextrun"/>
                <w:rFonts w:ascii="Arial" w:hAnsi="Arial" w:cs="Arial"/>
              </w:rPr>
            </w:rPrChange>
          </w:rPr>
          <w:delText xml:space="preserve">Nevertheless, simulation results revealed no statistically significant variation in the insertion angle following this anterior displacement of the </w:delText>
        </w:r>
        <w:commentRangeStart w:id="1761"/>
        <w:r w:rsidRPr="00E130C1" w:rsidDel="00887B16">
          <w:rPr>
            <w:rStyle w:val="normaltextrun"/>
            <w:rFonts w:ascii="Arial" w:hAnsi="Arial" w:cs="Arial"/>
            <w:highlight w:val="yellow"/>
            <w:rPrChange w:id="1762" w:author="Gu, Wanjun" w:date="2024-06-18T10:56:00Z">
              <w:rPr>
                <w:rStyle w:val="normaltextrun"/>
                <w:rFonts w:ascii="Arial" w:hAnsi="Arial" w:cs="Arial"/>
              </w:rPr>
            </w:rPrChange>
          </w:rPr>
          <w:delText>apex</w:delText>
        </w:r>
        <w:commentRangeEnd w:id="1761"/>
        <w:r w:rsidR="00F26833" w:rsidRPr="00E130C1" w:rsidDel="00887B16">
          <w:rPr>
            <w:rStyle w:val="CommentReference"/>
            <w:rFonts w:ascii="Arial" w:hAnsi="Arial" w:cs="Arial"/>
            <w:rPrChange w:id="1763" w:author="Gu, Wanjun" w:date="2024-06-18T10:56:00Z">
              <w:rPr>
                <w:rStyle w:val="CommentReference"/>
              </w:rPr>
            </w:rPrChange>
          </w:rPr>
          <w:commentReference w:id="1761"/>
        </w:r>
        <w:r w:rsidRPr="00E130C1" w:rsidDel="00887B16">
          <w:rPr>
            <w:rStyle w:val="normaltextrun"/>
            <w:rFonts w:ascii="Arial" w:hAnsi="Arial" w:cs="Arial"/>
            <w:highlight w:val="yellow"/>
            <w:rPrChange w:id="1764" w:author="Gu, Wanjun" w:date="2024-06-18T10:56:00Z">
              <w:rPr>
                <w:rStyle w:val="normaltextrun"/>
                <w:rFonts w:ascii="Arial" w:hAnsi="Arial" w:cs="Arial"/>
              </w:rPr>
            </w:rPrChange>
          </w:rPr>
          <w:delText>, suggesting that the insertion angle estimation remains reliable when adhering to the proposed methodology.</w:delText>
        </w:r>
      </w:del>
    </w:p>
    <w:p w14:paraId="67493F66" w14:textId="54405381" w:rsidR="00334DD8" w:rsidRPr="00E130C1" w:rsidDel="00887B16" w:rsidRDefault="00334DD8" w:rsidP="00887B16">
      <w:pPr>
        <w:jc w:val="both"/>
        <w:rPr>
          <w:del w:id="1765" w:author="Gu, Wanjun" w:date="2024-06-18T11:10:00Z"/>
          <w:rStyle w:val="normaltextrun"/>
          <w:rFonts w:ascii="Arial" w:hAnsi="Arial" w:cs="Arial"/>
        </w:rPr>
        <w:pPrChange w:id="1766" w:author="Gu, Wanjun" w:date="2024-06-18T11:10:00Z">
          <w:pPr>
            <w:pStyle w:val="paragraph"/>
            <w:spacing w:before="0" w:beforeAutospacing="0" w:after="0" w:afterAutospacing="0"/>
            <w:textAlignment w:val="baseline"/>
          </w:pPr>
        </w:pPrChange>
      </w:pPr>
    </w:p>
    <w:p w14:paraId="5C500790" w14:textId="176BA5EF" w:rsidR="00111A4B" w:rsidRPr="00E130C1" w:rsidDel="00887B16" w:rsidRDefault="00111A4B" w:rsidP="00887B16">
      <w:pPr>
        <w:jc w:val="both"/>
        <w:rPr>
          <w:del w:id="1767" w:author="Gu, Wanjun" w:date="2024-06-18T11:10:00Z"/>
          <w:rStyle w:val="normaltextrun"/>
          <w:rFonts w:ascii="Arial" w:hAnsi="Arial" w:cs="Arial"/>
        </w:rPr>
        <w:pPrChange w:id="1768" w:author="Gu, Wanjun" w:date="2024-06-18T11:10:00Z">
          <w:pPr>
            <w:pStyle w:val="paragraph"/>
            <w:spacing w:before="0" w:beforeAutospacing="0" w:after="0" w:afterAutospacing="0"/>
            <w:textAlignment w:val="baseline"/>
          </w:pPr>
        </w:pPrChange>
      </w:pPr>
    </w:p>
    <w:p w14:paraId="5E5602E7" w14:textId="2957BD9C" w:rsidR="00111A4B" w:rsidRPr="00E130C1" w:rsidDel="00887B16" w:rsidRDefault="00111A4B" w:rsidP="00887B16">
      <w:pPr>
        <w:jc w:val="both"/>
        <w:rPr>
          <w:del w:id="1769" w:author="Gu, Wanjun" w:date="2024-06-18T11:10:00Z"/>
          <w:rStyle w:val="normaltextrun"/>
          <w:rFonts w:ascii="Arial" w:hAnsi="Arial" w:cs="Arial"/>
          <w:b/>
          <w:bCs/>
        </w:rPr>
        <w:pPrChange w:id="1770" w:author="Gu, Wanjun" w:date="2024-06-18T11:10:00Z">
          <w:pPr>
            <w:pStyle w:val="paragraph"/>
            <w:spacing w:before="0" w:beforeAutospacing="0" w:after="0" w:afterAutospacing="0"/>
            <w:textAlignment w:val="baseline"/>
          </w:pPr>
        </w:pPrChange>
      </w:pPr>
      <w:del w:id="1771" w:author="Gu, Wanjun" w:date="2024-06-18T11:10:00Z">
        <w:r w:rsidRPr="00E130C1" w:rsidDel="00887B16">
          <w:rPr>
            <w:rStyle w:val="normaltextrun"/>
            <w:rFonts w:ascii="Arial" w:hAnsi="Arial" w:cs="Arial"/>
            <w:b/>
            <w:bCs/>
          </w:rPr>
          <w:delText>Results</w:delText>
        </w:r>
      </w:del>
    </w:p>
    <w:p w14:paraId="47FE8869" w14:textId="2611C518" w:rsidR="00111A4B" w:rsidRPr="00E130C1" w:rsidDel="00887B16" w:rsidRDefault="00111A4B" w:rsidP="00887B16">
      <w:pPr>
        <w:jc w:val="both"/>
        <w:rPr>
          <w:del w:id="1772" w:author="Gu, Wanjun" w:date="2024-06-18T11:10:00Z"/>
          <w:rStyle w:val="normaltextrun"/>
          <w:rFonts w:ascii="Arial" w:hAnsi="Arial" w:cs="Arial"/>
        </w:rPr>
        <w:pPrChange w:id="1773" w:author="Gu, Wanjun" w:date="2024-06-18T11:10:00Z">
          <w:pPr>
            <w:pStyle w:val="paragraph"/>
            <w:spacing w:before="0" w:beforeAutospacing="0" w:after="0" w:afterAutospacing="0"/>
            <w:textAlignment w:val="baseline"/>
          </w:pPr>
        </w:pPrChange>
      </w:pPr>
    </w:p>
    <w:p w14:paraId="21B3ACE9" w14:textId="1FDBC1FF" w:rsidR="00C05EF0" w:rsidRPr="00E130C1" w:rsidDel="00887B16" w:rsidRDefault="00C05EF0" w:rsidP="00887B16">
      <w:pPr>
        <w:jc w:val="both"/>
        <w:rPr>
          <w:del w:id="1774" w:author="Gu, Wanjun" w:date="2024-06-18T11:10:00Z"/>
          <w:rStyle w:val="normaltextrun"/>
          <w:rFonts w:ascii="Arial" w:hAnsi="Arial" w:cs="Arial"/>
          <w:b/>
          <w:bCs/>
          <w:u w:val="single"/>
        </w:rPr>
        <w:pPrChange w:id="1775" w:author="Gu, Wanjun" w:date="2024-06-18T11:10:00Z">
          <w:pPr>
            <w:pStyle w:val="paragraph"/>
            <w:spacing w:before="0" w:beforeAutospacing="0" w:after="0" w:afterAutospacing="0"/>
            <w:textAlignment w:val="baseline"/>
          </w:pPr>
        </w:pPrChange>
      </w:pPr>
      <w:del w:id="1776" w:author="Gu, Wanjun" w:date="2024-06-18T11:10:00Z">
        <w:r w:rsidRPr="00E130C1" w:rsidDel="00887B16">
          <w:rPr>
            <w:rStyle w:val="normaltextrun"/>
            <w:rFonts w:ascii="Arial" w:hAnsi="Arial" w:cs="Arial"/>
            <w:b/>
            <w:bCs/>
            <w:u w:val="single"/>
          </w:rPr>
          <w:delText>Standard circle p</w:delText>
        </w:r>
      </w:del>
      <w:ins w:id="1777" w:author="Li, Shuyuan" w:date="2024-06-11T21:50:00Z">
        <w:del w:id="1778" w:author="Gu, Wanjun" w:date="2024-06-18T11:10:00Z">
          <w:r w:rsidR="00063C25" w:rsidRPr="00E130C1" w:rsidDel="00887B16">
            <w:rPr>
              <w:rStyle w:val="normaltextrun"/>
              <w:rFonts w:ascii="Arial" w:hAnsi="Arial" w:cs="Arial"/>
              <w:b/>
              <w:bCs/>
              <w:u w:val="single"/>
            </w:rPr>
            <w:delText>Average P</w:delText>
          </w:r>
        </w:del>
      </w:ins>
      <w:del w:id="1779" w:author="Gu, Wanjun" w:date="2024-06-18T11:10:00Z">
        <w:r w:rsidRPr="00E130C1" w:rsidDel="00887B16">
          <w:rPr>
            <w:rStyle w:val="normaltextrun"/>
            <w:rFonts w:ascii="Arial" w:hAnsi="Arial" w:cs="Arial"/>
            <w:b/>
            <w:bCs/>
            <w:u w:val="single"/>
          </w:rPr>
          <w:delText>arameters</w:delText>
        </w:r>
      </w:del>
      <w:ins w:id="1780" w:author="Li, Shuyuan" w:date="2024-06-11T21:50:00Z">
        <w:del w:id="1781" w:author="Gu, Wanjun" w:date="2024-06-18T11:10:00Z">
          <w:r w:rsidR="00063C25" w:rsidRPr="00E130C1" w:rsidDel="00887B16">
            <w:rPr>
              <w:rStyle w:val="normaltextrun"/>
              <w:rFonts w:ascii="Arial" w:hAnsi="Arial" w:cs="Arial"/>
              <w:b/>
              <w:bCs/>
              <w:u w:val="single"/>
            </w:rPr>
            <w:delText xml:space="preserve"> of the Standard Circles for the 40 Control </w:delText>
          </w:r>
        </w:del>
      </w:ins>
      <w:ins w:id="1782" w:author="Li, Shuyuan" w:date="2024-06-11T21:51:00Z">
        <w:del w:id="1783" w:author="Gu, Wanjun" w:date="2024-06-18T11:10:00Z">
          <w:r w:rsidR="00063C25" w:rsidRPr="00E130C1" w:rsidDel="00887B16">
            <w:rPr>
              <w:rStyle w:val="normaltextrun"/>
              <w:rFonts w:ascii="Arial" w:hAnsi="Arial" w:cs="Arial"/>
              <w:b/>
              <w:bCs/>
              <w:u w:val="single"/>
            </w:rPr>
            <w:delText>F</w:delText>
          </w:r>
        </w:del>
      </w:ins>
      <w:ins w:id="1784" w:author="Li, Shuyuan" w:date="2024-06-11T21:50:00Z">
        <w:del w:id="1785" w:author="Gu, Wanjun" w:date="2024-06-18T11:10:00Z">
          <w:r w:rsidR="00063C25" w:rsidRPr="00E130C1" w:rsidDel="00887B16">
            <w:rPr>
              <w:rStyle w:val="normaltextrun"/>
              <w:rFonts w:ascii="Arial" w:hAnsi="Arial" w:cs="Arial"/>
              <w:b/>
              <w:bCs/>
              <w:u w:val="single"/>
            </w:rPr>
            <w:delText xml:space="preserve">eet  </w:delText>
          </w:r>
        </w:del>
      </w:ins>
    </w:p>
    <w:p w14:paraId="5E07B529" w14:textId="243110B6" w:rsidR="00CB5C8B" w:rsidRPr="00E130C1" w:rsidDel="00887B16" w:rsidRDefault="00CB5C8B" w:rsidP="00887B16">
      <w:pPr>
        <w:jc w:val="both"/>
        <w:rPr>
          <w:del w:id="1786" w:author="Gu, Wanjun" w:date="2024-06-18T11:10:00Z"/>
          <w:rStyle w:val="normaltextrun"/>
          <w:rFonts w:ascii="Arial" w:hAnsi="Arial" w:cs="Arial"/>
        </w:rPr>
        <w:pPrChange w:id="1787" w:author="Gu, Wanjun" w:date="2024-06-18T11:10:00Z">
          <w:pPr>
            <w:pStyle w:val="paragraph"/>
            <w:spacing w:before="0" w:beforeAutospacing="0" w:after="0" w:afterAutospacing="0"/>
            <w:textAlignment w:val="baseline"/>
          </w:pPr>
        </w:pPrChange>
      </w:pPr>
      <w:del w:id="1788" w:author="Gu, Wanjun" w:date="2024-06-18T11:10:00Z">
        <w:r w:rsidRPr="00E130C1" w:rsidDel="00887B16">
          <w:rPr>
            <w:rStyle w:val="normaltextrun"/>
            <w:rFonts w:ascii="Arial" w:hAnsi="Arial" w:cs="Arial"/>
            <w:color w:val="000000" w:themeColor="text1"/>
          </w:rPr>
          <w:delText xml:space="preserve">The standard circle used </w:delText>
        </w:r>
        <w:r w:rsidRPr="00E130C1" w:rsidDel="00887B16">
          <w:rPr>
            <w:rStyle w:val="normaltextrun"/>
            <w:rFonts w:ascii="Arial" w:hAnsi="Arial" w:cs="Arial"/>
          </w:rPr>
          <w:delText>to determine optimal rotation angle upon Pathologic Achilles Insertion is described by three parameters: the x and y coordinate of the center of the circle (</w:delText>
        </w:r>
      </w:del>
      <m:oMath>
        <m:sSub>
          <m:sSubPr>
            <m:ctrlPr>
              <w:del w:id="1789" w:author="Gu, Wanjun" w:date="2024-06-18T11:10:00Z">
                <w:rPr>
                  <w:rFonts w:ascii="Cambria Math" w:hAnsi="Cambria Math" w:cs="Arial"/>
                  <w:i/>
                </w:rPr>
              </w:del>
            </m:ctrlPr>
          </m:sSubPr>
          <m:e>
            <m:r>
              <w:del w:id="1790" w:author="Gu, Wanjun" w:date="2024-06-18T11:10:00Z">
                <m:rPr>
                  <m:sty m:val="bi"/>
                </m:rPr>
                <w:rPr>
                  <w:rFonts w:ascii="Cambria Math" w:hAnsi="Cambria Math" w:cs="Arial"/>
                </w:rPr>
                <m:t>f</m:t>
              </w:del>
            </m:r>
          </m:e>
          <m:sub>
            <m:r>
              <w:del w:id="1791" w:author="Gu, Wanjun" w:date="2024-06-18T11:10:00Z">
                <m:rPr>
                  <m:sty m:val="bi"/>
                </m:rPr>
                <w:rPr>
                  <w:rFonts w:ascii="Cambria Math" w:hAnsi="Cambria Math" w:cs="Arial"/>
                </w:rPr>
                <m:t>ox</m:t>
              </w:del>
            </m:r>
          </m:sub>
        </m:sSub>
      </m:oMath>
      <w:del w:id="1792" w:author="Gu, Wanjun" w:date="2024-06-18T11:10:00Z">
        <w:r w:rsidRPr="00E130C1" w:rsidDel="00887B16">
          <w:rPr>
            <w:rFonts w:ascii="Arial" w:hAnsi="Arial" w:cs="Arial"/>
          </w:rPr>
          <w:delText xml:space="preserve"> and </w:delText>
        </w:r>
      </w:del>
      <m:oMath>
        <m:sSub>
          <m:sSubPr>
            <m:ctrlPr>
              <w:del w:id="1793" w:author="Gu, Wanjun" w:date="2024-06-18T11:10:00Z">
                <w:rPr>
                  <w:rFonts w:ascii="Cambria Math" w:hAnsi="Cambria Math" w:cs="Arial"/>
                  <w:i/>
                </w:rPr>
              </w:del>
            </m:ctrlPr>
          </m:sSubPr>
          <m:e>
            <m:r>
              <w:del w:id="1794" w:author="Gu, Wanjun" w:date="2024-06-18T11:10:00Z">
                <m:rPr>
                  <m:sty m:val="bi"/>
                </m:rPr>
                <w:rPr>
                  <w:rFonts w:ascii="Cambria Math" w:hAnsi="Cambria Math" w:cs="Arial"/>
                </w:rPr>
                <m:t>f</m:t>
              </w:del>
            </m:r>
          </m:e>
          <m:sub>
            <m:r>
              <w:del w:id="1795" w:author="Gu, Wanjun" w:date="2024-06-18T11:10:00Z">
                <m:rPr>
                  <m:sty m:val="bi"/>
                </m:rPr>
                <w:rPr>
                  <w:rFonts w:ascii="Cambria Math" w:hAnsi="Cambria Math" w:cs="Arial"/>
                </w:rPr>
                <m:t>oy</m:t>
              </w:del>
            </m:r>
          </m:sub>
        </m:sSub>
      </m:oMath>
      <w:del w:id="1796" w:author="Gu, Wanjun" w:date="2024-06-18T11:10:00Z">
        <w:r w:rsidRPr="00E130C1" w:rsidDel="00887B16">
          <w:rPr>
            <w:rFonts w:ascii="Arial" w:hAnsi="Arial" w:cs="Arial"/>
          </w:rPr>
          <w:delText>, respectively</w:delText>
        </w:r>
        <w:r w:rsidRPr="00E130C1" w:rsidDel="00887B16">
          <w:rPr>
            <w:rStyle w:val="normaltextrun"/>
            <w:rFonts w:ascii="Arial" w:hAnsi="Arial" w:cs="Arial"/>
          </w:rPr>
          <w:delText>), and the radius of the circle (</w:delText>
        </w:r>
      </w:del>
      <m:oMath>
        <m:sSub>
          <m:sSubPr>
            <m:ctrlPr>
              <w:del w:id="1797" w:author="Gu, Wanjun" w:date="2024-06-18T11:10:00Z">
                <w:rPr>
                  <w:rFonts w:ascii="Cambria Math" w:hAnsi="Cambria Math" w:cs="Arial"/>
                  <w:i/>
                </w:rPr>
              </w:del>
            </m:ctrlPr>
          </m:sSubPr>
          <m:e>
            <m:r>
              <w:del w:id="1798" w:author="Gu, Wanjun" w:date="2024-06-18T11:10:00Z">
                <m:rPr>
                  <m:sty m:val="bi"/>
                </m:rPr>
                <w:rPr>
                  <w:rFonts w:ascii="Cambria Math" w:hAnsi="Cambria Math" w:cs="Arial"/>
                </w:rPr>
                <m:t>f</m:t>
              </w:del>
            </m:r>
          </m:e>
          <m:sub>
            <m:r>
              <w:del w:id="1799" w:author="Gu, Wanjun" w:date="2024-06-18T11:10:00Z">
                <m:rPr>
                  <m:sty m:val="bi"/>
                </m:rPr>
                <w:rPr>
                  <w:rFonts w:ascii="Cambria Math" w:hAnsi="Cambria Math" w:cs="Arial"/>
                </w:rPr>
                <m:t>R</m:t>
              </w:del>
            </m:r>
          </m:sub>
        </m:sSub>
      </m:oMath>
      <w:del w:id="1800" w:author="Gu, Wanjun" w:date="2024-06-18T11:10:00Z">
        <w:r w:rsidRPr="00E130C1" w:rsidDel="00887B16">
          <w:rPr>
            <w:rStyle w:val="normaltextrun"/>
            <w:rFonts w:ascii="Arial" w:hAnsi="Arial" w:cs="Arial"/>
          </w:rPr>
          <w:delText xml:space="preserve">). 40 healthy subjects </w:delText>
        </w:r>
        <w:r w:rsidR="00926B9A" w:rsidRPr="00E130C1" w:rsidDel="00887B16">
          <w:rPr>
            <w:rStyle w:val="normaltextrun"/>
            <w:rFonts w:ascii="Arial" w:hAnsi="Arial" w:cs="Arial"/>
            <w:color w:val="000000" w:themeColor="text1"/>
          </w:rPr>
          <w:delText xml:space="preserve">were </w:delText>
        </w:r>
        <w:r w:rsidRPr="00E130C1" w:rsidDel="00887B16">
          <w:rPr>
            <w:rStyle w:val="normaltextrun"/>
            <w:rFonts w:ascii="Arial" w:hAnsi="Arial" w:cs="Arial"/>
            <w:color w:val="000000" w:themeColor="text1"/>
          </w:rPr>
          <w:delText xml:space="preserve">used </w:delText>
        </w:r>
        <w:r w:rsidRPr="00E130C1" w:rsidDel="00887B16">
          <w:rPr>
            <w:rStyle w:val="normaltextrun"/>
            <w:rFonts w:ascii="Arial" w:hAnsi="Arial" w:cs="Arial"/>
          </w:rPr>
          <w:delText>to fit the standard circle</w:delText>
        </w:r>
        <w:r w:rsidR="00C05EF0" w:rsidRPr="00E130C1" w:rsidDel="00887B16">
          <w:rPr>
            <w:rStyle w:val="normaltextrun"/>
            <w:rFonts w:ascii="Arial" w:hAnsi="Arial" w:cs="Arial"/>
          </w:rPr>
          <w:delText xml:space="preserve"> by projecting their predetermined bone markers onto the standard circle function (Figure 3).</w:delText>
        </w:r>
      </w:del>
    </w:p>
    <w:p w14:paraId="743CD53C" w14:textId="095AECE3" w:rsidR="00C05EF0" w:rsidRPr="00E130C1" w:rsidDel="00887B16" w:rsidRDefault="00C05EF0" w:rsidP="00887B16">
      <w:pPr>
        <w:jc w:val="both"/>
        <w:rPr>
          <w:del w:id="1801" w:author="Gu, Wanjun" w:date="2024-06-18T11:10:00Z"/>
          <w:rStyle w:val="normaltextrun"/>
          <w:rFonts w:ascii="Arial" w:hAnsi="Arial" w:cs="Arial"/>
        </w:rPr>
        <w:pPrChange w:id="1802" w:author="Gu, Wanjun" w:date="2024-06-18T11:10:00Z">
          <w:pPr>
            <w:pStyle w:val="paragraph"/>
            <w:spacing w:before="0" w:beforeAutospacing="0" w:after="0" w:afterAutospacing="0"/>
            <w:textAlignment w:val="baseline"/>
          </w:pPr>
        </w:pPrChange>
      </w:pPr>
    </w:p>
    <w:p w14:paraId="1C28260C" w14:textId="003E80FB" w:rsidR="00111A4B" w:rsidRPr="00E130C1" w:rsidDel="00887B16" w:rsidRDefault="00111A4B" w:rsidP="00887B16">
      <w:pPr>
        <w:jc w:val="both"/>
        <w:rPr>
          <w:del w:id="1803" w:author="Gu, Wanjun" w:date="2024-06-18T11:10:00Z"/>
          <w:rFonts w:ascii="Arial" w:hAnsi="Arial" w:cs="Arial"/>
        </w:rPr>
        <w:pPrChange w:id="1804" w:author="Gu, Wanjun" w:date="2024-06-18T11:10:00Z">
          <w:pPr>
            <w:jc w:val="both"/>
          </w:pPr>
        </w:pPrChange>
      </w:pPr>
    </w:p>
    <w:p w14:paraId="4B485FAB" w14:textId="565F9C62" w:rsidR="00111A4B" w:rsidRPr="00E130C1" w:rsidDel="00887B16" w:rsidRDefault="00111A4B" w:rsidP="00887B16">
      <w:pPr>
        <w:jc w:val="both"/>
        <w:rPr>
          <w:del w:id="1805" w:author="Gu, Wanjun" w:date="2024-06-18T11:10:00Z"/>
          <w:rStyle w:val="normaltextrun"/>
          <w:rFonts w:ascii="Arial" w:hAnsi="Arial" w:cs="Arial"/>
          <w:sz w:val="22"/>
          <w:szCs w:val="22"/>
        </w:rPr>
        <w:pPrChange w:id="1806" w:author="Gu, Wanjun" w:date="2024-06-18T11:10:00Z">
          <w:pPr>
            <w:pStyle w:val="paragraph"/>
            <w:spacing w:before="0" w:beforeAutospacing="0" w:after="0" w:afterAutospacing="0"/>
            <w:jc w:val="center"/>
            <w:textAlignment w:val="baseline"/>
          </w:pPr>
        </w:pPrChange>
      </w:pPr>
      <w:del w:id="1807" w:author="Gu, Wanjun" w:date="2024-06-18T11:10:00Z">
        <w:r w:rsidRPr="00E130C1" w:rsidDel="00887B16">
          <w:rPr>
            <w:rFonts w:ascii="Arial" w:hAnsi="Arial" w:cs="Arial"/>
            <w:noProof/>
            <w:color w:val="000000" w:themeColor="text1"/>
          </w:rPr>
          <w:drawing>
            <wp:inline distT="0" distB="0" distL="0" distR="0" wp14:anchorId="0BBA810B" wp14:editId="0CF52E3C">
              <wp:extent cx="3808071" cy="3808071"/>
              <wp:effectExtent l="0" t="0" r="2540" b="2540"/>
              <wp:docPr id="662794851" name="Picture 15" descr="A diagram of a circle with dots&#10;&#10;Description automatically generated">
                <a:extLst xmlns:a="http://schemas.openxmlformats.org/drawingml/2006/main">
                  <a:ext uri="{FF2B5EF4-FFF2-40B4-BE49-F238E27FC236}">
                    <a16:creationId xmlns:a16="http://schemas.microsoft.com/office/drawing/2014/main" id="{D20F3EC5-42F7-4F5B-8BBA-B2C5FEEBB3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diagram of a circle with dots&#10;&#10;Description automatically generated">
                        <a:extLst>
                          <a:ext uri="{FF2B5EF4-FFF2-40B4-BE49-F238E27FC236}">
                            <a16:creationId xmlns:a16="http://schemas.microsoft.com/office/drawing/2014/main" id="{D20F3EC5-42F7-4F5B-8BBA-B2C5FEEBB316}"/>
                          </a:ext>
                        </a:extLst>
                      </pic:cNvP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8416" cy="3848416"/>
                      </a:xfrm>
                      <a:prstGeom prst="rect">
                        <a:avLst/>
                      </a:prstGeom>
                      <a:noFill/>
                      <a:ln>
                        <a:noFill/>
                      </a:ln>
                    </pic:spPr>
                  </pic:pic>
                </a:graphicData>
              </a:graphic>
            </wp:inline>
          </w:drawing>
        </w:r>
      </w:del>
    </w:p>
    <w:p w14:paraId="328AFDA3" w14:textId="0F23389A" w:rsidR="00111A4B" w:rsidRPr="00E130C1" w:rsidDel="00887B16" w:rsidRDefault="00111A4B" w:rsidP="00887B16">
      <w:pPr>
        <w:jc w:val="both"/>
        <w:rPr>
          <w:del w:id="1808" w:author="Gu, Wanjun" w:date="2024-06-18T11:10:00Z"/>
          <w:rFonts w:ascii="Arial" w:hAnsi="Arial" w:cs="Arial"/>
          <w:color w:val="000000" w:themeColor="text1"/>
        </w:rPr>
        <w:pPrChange w:id="1809" w:author="Gu, Wanjun" w:date="2024-06-18T11:10:00Z">
          <w:pPr>
            <w:jc w:val="both"/>
          </w:pPr>
        </w:pPrChange>
      </w:pPr>
      <w:del w:id="1810" w:author="Gu, Wanjun" w:date="2024-06-18T11:10:00Z">
        <w:r w:rsidRPr="00E130C1" w:rsidDel="00887B16">
          <w:rPr>
            <w:rFonts w:ascii="Arial" w:hAnsi="Arial" w:cs="Arial"/>
            <w:b/>
            <w:bCs/>
            <w:color w:val="000000" w:themeColor="text1"/>
          </w:rPr>
          <w:delText xml:space="preserve">Figure 3. Fitted Standard Circle. </w:delText>
        </w:r>
        <w:r w:rsidRPr="00E130C1" w:rsidDel="00887B16">
          <w:rPr>
            <w:rFonts w:ascii="Arial" w:hAnsi="Arial" w:cs="Arial"/>
            <w:color w:val="000000" w:themeColor="text1"/>
          </w:rPr>
          <w:delText>The standard circle was statistically fitted using 40 control feet in relation to the height and width of the calcanei. Green dots are the preliminarily established anatomical markers</w:delText>
        </w:r>
        <w:r w:rsidR="00827237" w:rsidRPr="00E130C1" w:rsidDel="00887B16">
          <w:rPr>
            <w:rFonts w:ascii="Arial" w:hAnsi="Arial" w:cs="Arial"/>
            <w:color w:val="000000" w:themeColor="text1"/>
          </w:rPr>
          <w:delText xml:space="preserve"> that are associated with anatomical landmarks previously described in Table 1</w:delText>
        </w:r>
        <w:r w:rsidRPr="00E130C1" w:rsidDel="00887B16">
          <w:rPr>
            <w:rFonts w:ascii="Arial" w:hAnsi="Arial" w:cs="Arial"/>
            <w:color w:val="000000" w:themeColor="text1"/>
          </w:rPr>
          <w:delText xml:space="preserve">. </w:delText>
        </w:r>
        <w:r w:rsidR="00827237" w:rsidRPr="00E130C1" w:rsidDel="00887B16">
          <w:rPr>
            <w:rFonts w:ascii="Arial" w:hAnsi="Arial" w:cs="Arial"/>
            <w:color w:val="000000" w:themeColor="text1"/>
          </w:rPr>
          <w:delText>Blue</w:delText>
        </w:r>
        <w:r w:rsidRPr="00E130C1" w:rsidDel="00887B16">
          <w:rPr>
            <w:rFonts w:ascii="Arial" w:hAnsi="Arial" w:cs="Arial"/>
            <w:color w:val="000000" w:themeColor="text1"/>
          </w:rPr>
          <w:delText xml:space="preserve"> dots denote the superior parts of the calcanei outlined</w:delText>
        </w:r>
        <w:r w:rsidR="00827237" w:rsidRPr="00E130C1" w:rsidDel="00887B16">
          <w:rPr>
            <w:rFonts w:ascii="Arial" w:hAnsi="Arial" w:cs="Arial"/>
            <w:color w:val="000000" w:themeColor="text1"/>
          </w:rPr>
          <w:delText xml:space="preserve"> while the red dots </w:delText>
        </w:r>
        <w:r w:rsidR="00605CD8" w:rsidRPr="00E130C1" w:rsidDel="00887B16">
          <w:rPr>
            <w:rFonts w:ascii="Arial" w:hAnsi="Arial" w:cs="Arial"/>
            <w:color w:val="000000" w:themeColor="text1"/>
          </w:rPr>
          <w:delText xml:space="preserve">represent the Achilles </w:delText>
        </w:r>
        <w:r w:rsidR="00827237" w:rsidRPr="00E130C1" w:rsidDel="00887B16">
          <w:rPr>
            <w:rFonts w:ascii="Arial" w:hAnsi="Arial" w:cs="Arial"/>
            <w:color w:val="000000" w:themeColor="text1"/>
          </w:rPr>
          <w:delText>insertion</w:delText>
        </w:r>
        <w:r w:rsidR="00605CD8" w:rsidRPr="00E130C1" w:rsidDel="00887B16">
          <w:rPr>
            <w:rFonts w:ascii="Arial" w:hAnsi="Arial" w:cs="Arial"/>
            <w:color w:val="000000" w:themeColor="text1"/>
          </w:rPr>
          <w:delText xml:space="preserve"> site</w:delText>
        </w:r>
        <w:r w:rsidRPr="00E130C1" w:rsidDel="00887B16">
          <w:rPr>
            <w:rFonts w:ascii="Arial" w:hAnsi="Arial" w:cs="Arial"/>
            <w:color w:val="000000" w:themeColor="text1"/>
          </w:rPr>
          <w:delText xml:space="preserve">. All dots are labelled using numbers that correspond to landmarks denoted in Table 1. X and Y axis of the figure are normalized by calcaneus height and width. </w:delText>
        </w:r>
      </w:del>
    </w:p>
    <w:p w14:paraId="77956EF6" w14:textId="553F3706" w:rsidR="00DB47FB" w:rsidRPr="00E130C1" w:rsidDel="00887B16" w:rsidRDefault="00DB47FB" w:rsidP="00887B16">
      <w:pPr>
        <w:jc w:val="both"/>
        <w:rPr>
          <w:del w:id="1811" w:author="Gu, Wanjun" w:date="2024-06-18T11:10:00Z"/>
          <w:rFonts w:ascii="Arial" w:hAnsi="Arial" w:cs="Arial"/>
          <w:color w:val="000000" w:themeColor="text1"/>
        </w:rPr>
        <w:pPrChange w:id="1812" w:author="Gu, Wanjun" w:date="2024-06-18T11:10:00Z">
          <w:pPr>
            <w:jc w:val="both"/>
          </w:pPr>
        </w:pPrChange>
      </w:pPr>
    </w:p>
    <w:p w14:paraId="3AA714B7" w14:textId="156E96E3" w:rsidR="00C05EF0" w:rsidRPr="00E130C1" w:rsidDel="00887B16" w:rsidRDefault="00C05EF0" w:rsidP="00887B16">
      <w:pPr>
        <w:jc w:val="both"/>
        <w:rPr>
          <w:del w:id="1813" w:author="Gu, Wanjun" w:date="2024-06-18T11:10:00Z"/>
          <w:rStyle w:val="normaltextrun"/>
          <w:rFonts w:ascii="Arial" w:hAnsi="Arial" w:cs="Arial"/>
          <w:b/>
          <w:bCs/>
          <w:u w:val="single"/>
        </w:rPr>
        <w:pPrChange w:id="1814" w:author="Gu, Wanjun" w:date="2024-06-18T11:10:00Z">
          <w:pPr>
            <w:pStyle w:val="paragraph"/>
            <w:spacing w:before="0" w:beforeAutospacing="0" w:after="0" w:afterAutospacing="0"/>
            <w:textAlignment w:val="baseline"/>
          </w:pPr>
        </w:pPrChange>
      </w:pPr>
      <w:del w:id="1815" w:author="Gu, Wanjun" w:date="2024-06-18T11:10:00Z">
        <w:r w:rsidRPr="00E130C1" w:rsidDel="00887B16">
          <w:rPr>
            <w:rStyle w:val="normaltextrun"/>
            <w:rFonts w:ascii="Arial" w:hAnsi="Arial" w:cs="Arial"/>
          </w:rPr>
          <w:delText>Based on the healthy subjects, the</w:delText>
        </w:r>
      </w:del>
      <w:ins w:id="1816" w:author="Li, Shuyuan" w:date="2024-06-11T21:52:00Z">
        <w:del w:id="1817" w:author="Gu, Wanjun" w:date="2024-06-18T11:10:00Z">
          <w:r w:rsidR="00604683" w:rsidRPr="00E130C1" w:rsidDel="00887B16">
            <w:rPr>
              <w:rStyle w:val="normaltextrun"/>
              <w:rFonts w:ascii="Arial" w:hAnsi="Arial" w:cs="Arial"/>
            </w:rPr>
            <w:delText>The</w:delText>
          </w:r>
        </w:del>
      </w:ins>
      <w:del w:id="1818" w:author="Gu, Wanjun" w:date="2024-06-18T11:10:00Z">
        <w:r w:rsidRPr="00E130C1" w:rsidDel="00887B16">
          <w:rPr>
            <w:rStyle w:val="normaltextrun"/>
            <w:rFonts w:ascii="Arial" w:hAnsi="Arial" w:cs="Arial"/>
          </w:rPr>
          <w:delText xml:space="preserve"> </w:delText>
        </w:r>
      </w:del>
      <w:ins w:id="1819" w:author="Li, Shuyuan" w:date="2024-06-11T21:53:00Z">
        <w:del w:id="1820" w:author="Gu, Wanjun" w:date="2024-06-18T11:10:00Z">
          <w:r w:rsidR="00604683" w:rsidRPr="00E130C1" w:rsidDel="00887B16">
            <w:rPr>
              <w:rStyle w:val="normaltextrun"/>
              <w:rFonts w:ascii="Arial" w:hAnsi="Arial" w:cs="Arial"/>
            </w:rPr>
            <w:delText xml:space="preserve">average </w:delText>
          </w:r>
        </w:del>
      </w:ins>
      <w:del w:id="1821" w:author="Gu, Wanjun" w:date="2024-06-18T11:10:00Z">
        <w:r w:rsidRPr="00E130C1" w:rsidDel="00887B16">
          <w:rPr>
            <w:rStyle w:val="normaltextrun"/>
            <w:rFonts w:ascii="Arial" w:hAnsi="Arial" w:cs="Arial"/>
          </w:rPr>
          <w:delText xml:space="preserve">values, and standard errors of </w:delText>
        </w:r>
      </w:del>
      <m:oMath>
        <m:sSub>
          <m:sSubPr>
            <m:ctrlPr>
              <w:del w:id="1822" w:author="Gu, Wanjun" w:date="2024-06-18T11:10:00Z">
                <w:rPr>
                  <w:rFonts w:ascii="Cambria Math" w:hAnsi="Cambria Math" w:cs="Arial"/>
                  <w:i/>
                </w:rPr>
              </w:del>
            </m:ctrlPr>
          </m:sSubPr>
          <m:e>
            <m:r>
              <w:del w:id="1823" w:author="Gu, Wanjun" w:date="2024-06-18T11:10:00Z">
                <m:rPr>
                  <m:sty m:val="bi"/>
                </m:rPr>
                <w:rPr>
                  <w:rFonts w:ascii="Cambria Math" w:hAnsi="Cambria Math" w:cs="Arial"/>
                </w:rPr>
                <m:t>f</m:t>
              </w:del>
            </m:r>
          </m:e>
          <m:sub>
            <m:r>
              <w:del w:id="1824" w:author="Gu, Wanjun" w:date="2024-06-18T11:10:00Z">
                <m:rPr>
                  <m:sty m:val="bi"/>
                </m:rPr>
                <w:rPr>
                  <w:rFonts w:ascii="Cambria Math" w:hAnsi="Cambria Math" w:cs="Arial"/>
                </w:rPr>
                <m:t>ox</m:t>
              </w:del>
            </m:r>
          </m:sub>
        </m:sSub>
      </m:oMath>
      <w:del w:id="1825" w:author="Gu, Wanjun" w:date="2024-06-18T11:10:00Z">
        <w:r w:rsidRPr="00E130C1" w:rsidDel="00887B16">
          <w:rPr>
            <w:rFonts w:ascii="Arial" w:hAnsi="Arial" w:cs="Arial"/>
          </w:rPr>
          <w:delText xml:space="preserve">, </w:delText>
        </w:r>
      </w:del>
      <m:oMath>
        <m:sSub>
          <m:sSubPr>
            <m:ctrlPr>
              <w:del w:id="1826" w:author="Gu, Wanjun" w:date="2024-06-18T11:10:00Z">
                <w:rPr>
                  <w:rFonts w:ascii="Cambria Math" w:hAnsi="Cambria Math" w:cs="Arial"/>
                  <w:i/>
                </w:rPr>
              </w:del>
            </m:ctrlPr>
          </m:sSubPr>
          <m:e>
            <m:r>
              <w:del w:id="1827" w:author="Gu, Wanjun" w:date="2024-06-18T11:10:00Z">
                <m:rPr>
                  <m:sty m:val="bi"/>
                </m:rPr>
                <w:rPr>
                  <w:rFonts w:ascii="Cambria Math" w:hAnsi="Cambria Math" w:cs="Arial"/>
                </w:rPr>
                <m:t>f</m:t>
              </w:del>
            </m:r>
          </m:e>
          <m:sub>
            <m:r>
              <w:del w:id="1828" w:author="Gu, Wanjun" w:date="2024-06-18T11:10:00Z">
                <m:rPr>
                  <m:sty m:val="bi"/>
                </m:rPr>
                <w:rPr>
                  <w:rFonts w:ascii="Cambria Math" w:hAnsi="Cambria Math" w:cs="Arial"/>
                </w:rPr>
                <m:t>oy</m:t>
              </w:del>
            </m:r>
          </m:sub>
        </m:sSub>
      </m:oMath>
      <w:del w:id="1829" w:author="Gu, Wanjun" w:date="2024-06-18T11:10:00Z">
        <w:r w:rsidRPr="00E130C1" w:rsidDel="00887B16">
          <w:rPr>
            <w:rFonts w:ascii="Arial" w:hAnsi="Arial" w:cs="Arial"/>
          </w:rPr>
          <w:delText xml:space="preserve">, and </w:delText>
        </w:r>
      </w:del>
      <m:oMath>
        <m:sSub>
          <m:sSubPr>
            <m:ctrlPr>
              <w:del w:id="1830" w:author="Gu, Wanjun" w:date="2024-06-18T11:10:00Z">
                <w:rPr>
                  <w:rFonts w:ascii="Cambria Math" w:hAnsi="Cambria Math" w:cs="Arial"/>
                  <w:i/>
                </w:rPr>
              </w:del>
            </m:ctrlPr>
          </m:sSubPr>
          <m:e>
            <m:r>
              <w:del w:id="1831" w:author="Gu, Wanjun" w:date="2024-06-18T11:10:00Z">
                <m:rPr>
                  <m:sty m:val="bi"/>
                </m:rPr>
                <w:rPr>
                  <w:rFonts w:ascii="Cambria Math" w:hAnsi="Cambria Math" w:cs="Arial"/>
                </w:rPr>
                <m:t>f</m:t>
              </w:del>
            </m:r>
          </m:e>
          <m:sub>
            <m:r>
              <w:del w:id="1832" w:author="Gu, Wanjun" w:date="2024-06-18T11:10:00Z">
                <m:rPr>
                  <m:sty m:val="bi"/>
                </m:rPr>
                <w:rPr>
                  <w:rFonts w:ascii="Cambria Math" w:hAnsi="Cambria Math" w:cs="Arial"/>
                </w:rPr>
                <m:t>R</m:t>
              </w:del>
            </m:r>
          </m:sub>
        </m:sSub>
      </m:oMath>
      <w:del w:id="1833" w:author="Gu, Wanjun" w:date="2024-06-18T11:10:00Z">
        <w:r w:rsidRPr="00E130C1" w:rsidDel="00887B16">
          <w:rPr>
            <w:rFonts w:ascii="Arial" w:hAnsi="Arial" w:cs="Arial"/>
          </w:rPr>
          <w:delText xml:space="preserve"> </w:delText>
        </w:r>
      </w:del>
      <w:ins w:id="1834" w:author="Li, Shuyuan" w:date="2024-06-11T21:52:00Z">
        <w:del w:id="1835" w:author="Gu, Wanjun" w:date="2024-06-18T11:10:00Z">
          <w:r w:rsidR="00604683" w:rsidRPr="00E130C1" w:rsidDel="00887B16">
            <w:rPr>
              <w:rFonts w:ascii="Arial" w:hAnsi="Arial" w:cs="Arial"/>
            </w:rPr>
            <w:delText xml:space="preserve">of the Standard Circles </w:delText>
          </w:r>
        </w:del>
      </w:ins>
      <w:ins w:id="1836" w:author="Li, Shuyuan" w:date="2024-06-11T21:53:00Z">
        <w:del w:id="1837" w:author="Gu, Wanjun" w:date="2024-06-18T11:10:00Z">
          <w:r w:rsidR="00604683" w:rsidRPr="00E130C1" w:rsidDel="00887B16">
            <w:rPr>
              <w:rFonts w:ascii="Arial" w:hAnsi="Arial" w:cs="Arial"/>
            </w:rPr>
            <w:delText xml:space="preserve">for the 40 control feet </w:delText>
          </w:r>
        </w:del>
      </w:ins>
      <w:ins w:id="1838" w:author="Li, Shuyuan" w:date="2024-06-11T21:54:00Z">
        <w:del w:id="1839" w:author="Gu, Wanjun" w:date="2024-06-18T11:10:00Z">
          <w:r w:rsidR="00882C0A" w:rsidRPr="00E130C1" w:rsidDel="00887B16">
            <w:rPr>
              <w:rFonts w:ascii="Arial" w:hAnsi="Arial" w:cs="Arial"/>
            </w:rPr>
            <w:delText xml:space="preserve">were included in </w:delText>
          </w:r>
        </w:del>
      </w:ins>
      <w:del w:id="1840" w:author="Gu, Wanjun" w:date="2024-06-18T11:10:00Z">
        <w:r w:rsidRPr="00E130C1" w:rsidDel="00887B16">
          <w:rPr>
            <w:rFonts w:ascii="Arial" w:hAnsi="Arial" w:cs="Arial"/>
          </w:rPr>
          <w:delText>are determined and tabulated</w:delText>
        </w:r>
      </w:del>
      <w:ins w:id="1841" w:author="Li, Shuyuan" w:date="2024-06-11T21:53:00Z">
        <w:del w:id="1842" w:author="Gu, Wanjun" w:date="2024-06-18T11:10:00Z">
          <w:r w:rsidR="00604683" w:rsidRPr="00E130C1" w:rsidDel="00887B16">
            <w:rPr>
              <w:rFonts w:ascii="Arial" w:hAnsi="Arial" w:cs="Arial"/>
            </w:rPr>
            <w:delText xml:space="preserve">were </w:delText>
          </w:r>
        </w:del>
      </w:ins>
      <w:del w:id="1843" w:author="Gu, Wanjun" w:date="2024-06-18T11:10:00Z">
        <w:r w:rsidRPr="00E130C1" w:rsidDel="00887B16">
          <w:rPr>
            <w:rFonts w:ascii="Arial" w:hAnsi="Arial" w:cs="Arial"/>
          </w:rPr>
          <w:delText xml:space="preserve"> (Table 2).</w:delText>
        </w:r>
      </w:del>
    </w:p>
    <w:p w14:paraId="36D28740" w14:textId="77777777" w:rsidR="00C05EF0" w:rsidRPr="00E130C1" w:rsidRDefault="00C05EF0" w:rsidP="00887B16">
      <w:pPr>
        <w:jc w:val="both"/>
        <w:rPr>
          <w:rFonts w:ascii="Arial" w:hAnsi="Arial" w:cs="Arial"/>
        </w:rPr>
        <w:pPrChange w:id="1844" w:author="Gu, Wanjun" w:date="2024-06-18T11:10:00Z">
          <w:pPr/>
        </w:pPrChange>
      </w:pPr>
    </w:p>
    <w:tbl>
      <w:tblPr>
        <w:tblStyle w:val="GridTable6Colorful"/>
        <w:tblW w:w="0" w:type="auto"/>
        <w:tblLook w:val="04A0" w:firstRow="1" w:lastRow="0" w:firstColumn="1" w:lastColumn="0" w:noHBand="0" w:noVBand="1"/>
        <w:tblPrChange w:id="1845" w:author="Gu, Wanjun" w:date="2024-06-18T17:24:00Z">
          <w:tblPr>
            <w:tblStyle w:val="PlainTable2"/>
            <w:tblW w:w="0" w:type="auto"/>
            <w:tblLook w:val="04A0" w:firstRow="1" w:lastRow="0" w:firstColumn="1" w:lastColumn="0" w:noHBand="0" w:noVBand="1"/>
          </w:tblPr>
        </w:tblPrChange>
      </w:tblPr>
      <w:tblGrid>
        <w:gridCol w:w="3116"/>
        <w:gridCol w:w="3117"/>
        <w:gridCol w:w="3117"/>
        <w:tblGridChange w:id="1846">
          <w:tblGrid>
            <w:gridCol w:w="5"/>
            <w:gridCol w:w="3111"/>
            <w:gridCol w:w="5"/>
            <w:gridCol w:w="3112"/>
            <w:gridCol w:w="5"/>
            <w:gridCol w:w="3112"/>
            <w:gridCol w:w="5"/>
          </w:tblGrid>
        </w:tblGridChange>
      </w:tblGrid>
      <w:tr w:rsidR="00C05EF0" w:rsidRPr="00E130C1" w14:paraId="2B5BBB97" w14:textId="77777777" w:rsidTr="004332D1">
        <w:trPr>
          <w:cnfStyle w:val="100000000000" w:firstRow="1" w:lastRow="0" w:firstColumn="0" w:lastColumn="0" w:oddVBand="0" w:evenVBand="0" w:oddHBand="0" w:evenHBand="0" w:firstRowFirstColumn="0" w:firstRowLastColumn="0" w:lastRowFirstColumn="0" w:lastRowLastColumn="0"/>
          <w:trPrChange w:id="1847" w:author="Gu, Wanjun" w:date="2024-06-18T17:24:00Z">
            <w:trPr>
              <w:gridAfter w:val="0"/>
            </w:trPr>
          </w:trPrChange>
        </w:trPr>
        <w:tc>
          <w:tcPr>
            <w:cnfStyle w:val="001000000000" w:firstRow="0" w:lastRow="0" w:firstColumn="1" w:lastColumn="0" w:oddVBand="0" w:evenVBand="0" w:oddHBand="0" w:evenHBand="0" w:firstRowFirstColumn="0" w:firstRowLastColumn="0" w:lastRowFirstColumn="0" w:lastRowLastColumn="0"/>
            <w:tcW w:w="3116" w:type="dxa"/>
            <w:tcPrChange w:id="1848" w:author="Gu, Wanjun" w:date="2024-06-18T17:24:00Z">
              <w:tcPr>
                <w:tcW w:w="3116" w:type="dxa"/>
                <w:gridSpan w:val="2"/>
              </w:tcPr>
            </w:tcPrChange>
          </w:tcPr>
          <w:p w14:paraId="459B62C3" w14:textId="77777777" w:rsidR="00C05EF0" w:rsidRPr="00E130C1" w:rsidRDefault="00000000" w:rsidP="00450BB8">
            <w:pPr>
              <w:cnfStyle w:val="101000000000" w:firstRow="1" w:lastRow="0" w:firstColumn="1" w:lastColumn="0" w:oddVBand="0" w:evenVBand="0" w:oddHBand="0" w:evenHBand="0" w:firstRowFirstColumn="0" w:firstRowLastColumn="0" w:lastRowFirstColumn="0" w:lastRowLastColumn="0"/>
              <w:rPr>
                <w:rFonts w:ascii="Arial" w:hAnsi="Arial" w:cs="Arial"/>
              </w:rPr>
            </w:pPr>
            <m:oMathPara>
              <m:oMath>
                <m:sSub>
                  <m:sSubPr>
                    <m:ctrlPr>
                      <w:rPr>
                        <w:rFonts w:ascii="Cambria Math" w:hAnsi="Cambria Math" w:cs="Arial"/>
                        <w:i/>
                      </w:rPr>
                    </m:ctrlPr>
                  </m:sSubPr>
                  <m:e>
                    <m:r>
                      <m:rPr>
                        <m:sty m:val="bi"/>
                      </m:rPr>
                      <w:rPr>
                        <w:rFonts w:ascii="Cambria Math" w:hAnsi="Cambria Math" w:cs="Arial"/>
                      </w:rPr>
                      <m:t>f</m:t>
                    </m:r>
                  </m:e>
                  <m:sub>
                    <m:r>
                      <m:rPr>
                        <m:sty m:val="bi"/>
                      </m:rPr>
                      <w:rPr>
                        <w:rFonts w:ascii="Cambria Math" w:hAnsi="Cambria Math" w:cs="Arial"/>
                      </w:rPr>
                      <m:t>ox</m:t>
                    </m:r>
                  </m:sub>
                </m:sSub>
              </m:oMath>
            </m:oMathPara>
          </w:p>
        </w:tc>
        <w:tc>
          <w:tcPr>
            <w:tcW w:w="3117" w:type="dxa"/>
            <w:tcPrChange w:id="1849" w:author="Gu, Wanjun" w:date="2024-06-18T17:24:00Z">
              <w:tcPr>
                <w:tcW w:w="3117" w:type="dxa"/>
                <w:gridSpan w:val="2"/>
              </w:tcPr>
            </w:tcPrChange>
          </w:tcPr>
          <w:p w14:paraId="7528BBBD" w14:textId="77777777" w:rsidR="00C05EF0" w:rsidRPr="00E130C1" w:rsidRDefault="00000000" w:rsidP="00450BB8">
            <w:pPr>
              <w:cnfStyle w:val="100000000000" w:firstRow="1" w:lastRow="0" w:firstColumn="0" w:lastColumn="0" w:oddVBand="0" w:evenVBand="0" w:oddHBand="0" w:evenHBand="0" w:firstRowFirstColumn="0" w:firstRowLastColumn="0" w:lastRowFirstColumn="0" w:lastRowLastColumn="0"/>
              <w:rPr>
                <w:rFonts w:ascii="Arial" w:hAnsi="Arial" w:cs="Arial"/>
              </w:rPr>
            </w:pPr>
            <m:oMathPara>
              <m:oMath>
                <m:sSub>
                  <m:sSubPr>
                    <m:ctrlPr>
                      <w:rPr>
                        <w:rFonts w:ascii="Cambria Math" w:hAnsi="Cambria Math" w:cs="Arial"/>
                        <w:i/>
                      </w:rPr>
                    </m:ctrlPr>
                  </m:sSubPr>
                  <m:e>
                    <m:r>
                      <m:rPr>
                        <m:sty m:val="bi"/>
                      </m:rPr>
                      <w:rPr>
                        <w:rFonts w:ascii="Cambria Math" w:hAnsi="Cambria Math" w:cs="Arial"/>
                      </w:rPr>
                      <m:t>f</m:t>
                    </m:r>
                  </m:e>
                  <m:sub>
                    <m:r>
                      <m:rPr>
                        <m:sty m:val="bi"/>
                      </m:rPr>
                      <w:rPr>
                        <w:rFonts w:ascii="Cambria Math" w:hAnsi="Cambria Math" w:cs="Arial"/>
                      </w:rPr>
                      <m:t>oy</m:t>
                    </m:r>
                  </m:sub>
                </m:sSub>
              </m:oMath>
            </m:oMathPara>
          </w:p>
        </w:tc>
        <w:tc>
          <w:tcPr>
            <w:tcW w:w="3117" w:type="dxa"/>
            <w:tcPrChange w:id="1850" w:author="Gu, Wanjun" w:date="2024-06-18T17:24:00Z">
              <w:tcPr>
                <w:tcW w:w="3117" w:type="dxa"/>
                <w:gridSpan w:val="2"/>
              </w:tcPr>
            </w:tcPrChange>
          </w:tcPr>
          <w:p w14:paraId="36B726E4" w14:textId="77777777" w:rsidR="00C05EF0" w:rsidRPr="00E130C1" w:rsidRDefault="00000000" w:rsidP="00450BB8">
            <w:pPr>
              <w:cnfStyle w:val="100000000000" w:firstRow="1" w:lastRow="0" w:firstColumn="0" w:lastColumn="0" w:oddVBand="0" w:evenVBand="0" w:oddHBand="0" w:evenHBand="0" w:firstRowFirstColumn="0" w:firstRowLastColumn="0" w:lastRowFirstColumn="0" w:lastRowLastColumn="0"/>
              <w:rPr>
                <w:rFonts w:ascii="Arial" w:hAnsi="Arial" w:cs="Arial"/>
              </w:rPr>
            </w:pPr>
            <m:oMathPara>
              <m:oMath>
                <m:sSub>
                  <m:sSubPr>
                    <m:ctrlPr>
                      <w:rPr>
                        <w:rFonts w:ascii="Cambria Math" w:hAnsi="Cambria Math" w:cs="Arial"/>
                        <w:i/>
                      </w:rPr>
                    </m:ctrlPr>
                  </m:sSubPr>
                  <m:e>
                    <m:r>
                      <m:rPr>
                        <m:sty m:val="bi"/>
                      </m:rPr>
                      <w:rPr>
                        <w:rFonts w:ascii="Cambria Math" w:hAnsi="Cambria Math" w:cs="Arial"/>
                      </w:rPr>
                      <m:t>f</m:t>
                    </m:r>
                  </m:e>
                  <m:sub>
                    <m:r>
                      <m:rPr>
                        <m:sty m:val="bi"/>
                      </m:rPr>
                      <w:rPr>
                        <w:rFonts w:ascii="Cambria Math" w:hAnsi="Cambria Math" w:cs="Arial"/>
                      </w:rPr>
                      <m:t>R</m:t>
                    </m:r>
                  </m:sub>
                </m:sSub>
              </m:oMath>
            </m:oMathPara>
          </w:p>
        </w:tc>
      </w:tr>
      <w:tr w:rsidR="00C05EF0" w:rsidRPr="00E130C1" w14:paraId="316DDB87" w14:textId="77777777" w:rsidTr="004332D1">
        <w:trPr>
          <w:cnfStyle w:val="000000100000" w:firstRow="0" w:lastRow="0" w:firstColumn="0" w:lastColumn="0" w:oddVBand="0" w:evenVBand="0" w:oddHBand="1" w:evenHBand="0" w:firstRowFirstColumn="0" w:firstRowLastColumn="0" w:lastRowFirstColumn="0" w:lastRowLastColumn="0"/>
          <w:trPrChange w:id="1851" w:author="Gu, Wanjun" w:date="2024-06-18T17:24:00Z">
            <w:trPr>
              <w:gridAfter w:val="0"/>
            </w:trPr>
          </w:trPrChange>
        </w:trPr>
        <w:tc>
          <w:tcPr>
            <w:cnfStyle w:val="001000000000" w:firstRow="0" w:lastRow="0" w:firstColumn="1" w:lastColumn="0" w:oddVBand="0" w:evenVBand="0" w:oddHBand="0" w:evenHBand="0" w:firstRowFirstColumn="0" w:firstRowLastColumn="0" w:lastRowFirstColumn="0" w:lastRowLastColumn="0"/>
            <w:tcW w:w="3116" w:type="dxa"/>
            <w:tcPrChange w:id="1852" w:author="Gu, Wanjun" w:date="2024-06-18T17:24:00Z">
              <w:tcPr>
                <w:tcW w:w="3116" w:type="dxa"/>
                <w:gridSpan w:val="2"/>
              </w:tcPr>
            </w:tcPrChange>
          </w:tcPr>
          <w:p w14:paraId="7938639F" w14:textId="77777777" w:rsidR="00C05EF0" w:rsidRPr="00E130C1" w:rsidRDefault="00C05EF0" w:rsidP="00450BB8">
            <w:pPr>
              <w:jc w:val="center"/>
              <w:cnfStyle w:val="001000100000" w:firstRow="0" w:lastRow="0" w:firstColumn="1" w:lastColumn="0" w:oddVBand="0" w:evenVBand="0" w:oddHBand="1" w:evenHBand="0" w:firstRowFirstColumn="0" w:firstRowLastColumn="0" w:lastRowFirstColumn="0" w:lastRowLastColumn="0"/>
              <w:rPr>
                <w:rFonts w:ascii="Arial" w:hAnsi="Arial" w:cs="Arial"/>
                <w:b w:val="0"/>
                <w:bCs w:val="0"/>
              </w:rPr>
            </w:pPr>
            <w:r w:rsidRPr="00E130C1">
              <w:rPr>
                <w:rFonts w:ascii="Arial" w:hAnsi="Arial" w:cs="Arial"/>
                <w:b w:val="0"/>
                <w:bCs w:val="0"/>
              </w:rPr>
              <w:t>0.41 ± 0.08</w:t>
            </w:r>
          </w:p>
        </w:tc>
        <w:tc>
          <w:tcPr>
            <w:tcW w:w="3117" w:type="dxa"/>
            <w:tcPrChange w:id="1853" w:author="Gu, Wanjun" w:date="2024-06-18T17:24:00Z">
              <w:tcPr>
                <w:tcW w:w="3117" w:type="dxa"/>
                <w:gridSpan w:val="2"/>
              </w:tcPr>
            </w:tcPrChange>
          </w:tcPr>
          <w:p w14:paraId="0352CDD1" w14:textId="77777777" w:rsidR="00C05EF0" w:rsidRPr="00E130C1" w:rsidRDefault="00C05EF0" w:rsidP="00450BB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130C1">
              <w:rPr>
                <w:rFonts w:ascii="Arial" w:hAnsi="Arial" w:cs="Arial"/>
              </w:rPr>
              <w:t>0.45 ± 0.03</w:t>
            </w:r>
          </w:p>
        </w:tc>
        <w:tc>
          <w:tcPr>
            <w:tcW w:w="3117" w:type="dxa"/>
            <w:tcPrChange w:id="1854" w:author="Gu, Wanjun" w:date="2024-06-18T17:24:00Z">
              <w:tcPr>
                <w:tcW w:w="3117" w:type="dxa"/>
                <w:gridSpan w:val="2"/>
              </w:tcPr>
            </w:tcPrChange>
          </w:tcPr>
          <w:p w14:paraId="1AAE7291" w14:textId="77777777" w:rsidR="00C05EF0" w:rsidRPr="00E130C1" w:rsidRDefault="00C05EF0" w:rsidP="00450BB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130C1">
              <w:rPr>
                <w:rFonts w:ascii="Arial" w:hAnsi="Arial" w:cs="Arial"/>
              </w:rPr>
              <w:t>0.42 ± 0.05</w:t>
            </w:r>
          </w:p>
        </w:tc>
      </w:tr>
    </w:tbl>
    <w:p w14:paraId="5E8B9306" w14:textId="77777777" w:rsidR="00C05EF0" w:rsidRPr="00E130C1" w:rsidRDefault="00C05EF0" w:rsidP="00C05EF0">
      <w:pPr>
        <w:jc w:val="both"/>
        <w:rPr>
          <w:rFonts w:ascii="Arial" w:hAnsi="Arial" w:cs="Arial"/>
        </w:rPr>
      </w:pPr>
    </w:p>
    <w:p w14:paraId="2B9423E0" w14:textId="2C263A83" w:rsidR="00C05EF0" w:rsidRPr="00E130C1" w:rsidRDefault="00C05EF0" w:rsidP="00C05EF0">
      <w:pPr>
        <w:jc w:val="both"/>
        <w:rPr>
          <w:rFonts w:ascii="Arial" w:hAnsi="Arial" w:cs="Arial"/>
          <w:b/>
          <w:bCs/>
        </w:rPr>
      </w:pPr>
      <w:r w:rsidRPr="00E130C1">
        <w:rPr>
          <w:rFonts w:ascii="Arial" w:hAnsi="Arial" w:cs="Arial"/>
          <w:b/>
          <w:bCs/>
        </w:rPr>
        <w:t xml:space="preserve">Table 2 parameters of the </w:t>
      </w:r>
      <w:ins w:id="1855" w:author="Li, Shuyuan" w:date="2024-06-11T21:54:00Z">
        <w:r w:rsidR="00C63E60" w:rsidRPr="00E130C1">
          <w:rPr>
            <w:rFonts w:ascii="Arial" w:hAnsi="Arial" w:cs="Arial"/>
            <w:b/>
            <w:bCs/>
          </w:rPr>
          <w:t>S</w:t>
        </w:r>
      </w:ins>
      <w:del w:id="1856" w:author="Li, Shuyuan" w:date="2024-06-11T21:53:00Z">
        <w:r w:rsidRPr="00E130C1" w:rsidDel="00C63E60">
          <w:rPr>
            <w:rFonts w:ascii="Arial" w:hAnsi="Arial" w:cs="Arial"/>
            <w:b/>
            <w:bCs/>
          </w:rPr>
          <w:delText>s</w:delText>
        </w:r>
      </w:del>
      <w:r w:rsidRPr="00E130C1">
        <w:rPr>
          <w:rFonts w:ascii="Arial" w:hAnsi="Arial" w:cs="Arial"/>
          <w:b/>
          <w:bCs/>
        </w:rPr>
        <w:t xml:space="preserve">tandard </w:t>
      </w:r>
      <w:ins w:id="1857" w:author="Li, Shuyuan" w:date="2024-06-11T21:54:00Z">
        <w:r w:rsidR="00C63E60" w:rsidRPr="00E130C1">
          <w:rPr>
            <w:rFonts w:ascii="Arial" w:hAnsi="Arial" w:cs="Arial"/>
            <w:b/>
            <w:bCs/>
          </w:rPr>
          <w:t>C</w:t>
        </w:r>
      </w:ins>
      <w:del w:id="1858" w:author="Li, Shuyuan" w:date="2024-06-11T21:54:00Z">
        <w:r w:rsidRPr="00E130C1" w:rsidDel="00C63E60">
          <w:rPr>
            <w:rFonts w:ascii="Arial" w:hAnsi="Arial" w:cs="Arial"/>
            <w:b/>
            <w:bCs/>
          </w:rPr>
          <w:delText>c</w:delText>
        </w:r>
      </w:del>
      <w:r w:rsidRPr="00E130C1">
        <w:rPr>
          <w:rFonts w:ascii="Arial" w:hAnsi="Arial" w:cs="Arial"/>
          <w:b/>
          <w:bCs/>
        </w:rPr>
        <w:t xml:space="preserve">ircle derived from </w:t>
      </w:r>
      <w:ins w:id="1859" w:author="Li, Shuyuan" w:date="2024-06-11T21:54:00Z">
        <w:r w:rsidR="00C63E60" w:rsidRPr="00E130C1">
          <w:rPr>
            <w:rFonts w:ascii="Arial" w:hAnsi="Arial" w:cs="Arial"/>
            <w:b/>
            <w:bCs/>
          </w:rPr>
          <w:t xml:space="preserve">the </w:t>
        </w:r>
      </w:ins>
      <w:r w:rsidRPr="00E130C1">
        <w:rPr>
          <w:rFonts w:ascii="Arial" w:hAnsi="Arial" w:cs="Arial"/>
          <w:b/>
          <w:bCs/>
        </w:rPr>
        <w:t xml:space="preserve">40 </w:t>
      </w:r>
      <w:del w:id="1860" w:author="Li, Shuyuan" w:date="2024-06-11T21:53:00Z">
        <w:r w:rsidRPr="00E130C1" w:rsidDel="00604683">
          <w:rPr>
            <w:rFonts w:ascii="Arial" w:hAnsi="Arial" w:cs="Arial"/>
            <w:b/>
            <w:bCs/>
          </w:rPr>
          <w:delText>healthy subjects.</w:delText>
        </w:r>
      </w:del>
      <w:ins w:id="1861" w:author="Li, Shuyuan" w:date="2024-06-11T21:53:00Z">
        <w:r w:rsidR="00604683" w:rsidRPr="00E130C1">
          <w:rPr>
            <w:rFonts w:ascii="Arial" w:hAnsi="Arial" w:cs="Arial"/>
            <w:b/>
            <w:bCs/>
          </w:rPr>
          <w:t>control feet without IAT</w:t>
        </w:r>
      </w:ins>
    </w:p>
    <w:p w14:paraId="412D75D5" w14:textId="77777777" w:rsidR="00C05EF0" w:rsidRPr="00E130C1" w:rsidRDefault="00C05EF0" w:rsidP="00111A4B">
      <w:pPr>
        <w:jc w:val="both"/>
        <w:rPr>
          <w:rFonts w:ascii="Arial" w:hAnsi="Arial" w:cs="Arial"/>
          <w:color w:val="000000" w:themeColor="text1"/>
        </w:rPr>
      </w:pPr>
    </w:p>
    <w:p w14:paraId="7663531C" w14:textId="1888B749" w:rsidR="00887B16" w:rsidRDefault="00887B16">
      <w:pPr>
        <w:rPr>
          <w:ins w:id="1862" w:author="Gu, Wanjun" w:date="2024-06-18T11:11:00Z"/>
          <w:rFonts w:ascii="Arial" w:hAnsi="Arial" w:cs="Arial"/>
          <w:color w:val="000000" w:themeColor="text1"/>
        </w:rPr>
      </w:pPr>
      <w:ins w:id="1863" w:author="Gu, Wanjun" w:date="2024-06-18T11:11:00Z">
        <w:r>
          <w:rPr>
            <w:rFonts w:ascii="Arial" w:hAnsi="Arial" w:cs="Arial"/>
            <w:color w:val="000000" w:themeColor="text1"/>
          </w:rPr>
          <w:br w:type="page"/>
        </w:r>
      </w:ins>
    </w:p>
    <w:p w14:paraId="4FEC1E78" w14:textId="77777777" w:rsidR="00C05EF0" w:rsidRPr="00E130C1" w:rsidDel="00887B16" w:rsidRDefault="00C05EF0" w:rsidP="00111A4B">
      <w:pPr>
        <w:jc w:val="both"/>
        <w:rPr>
          <w:del w:id="1864" w:author="Gu, Wanjun" w:date="2024-06-18T11:11:00Z"/>
          <w:rFonts w:ascii="Arial" w:hAnsi="Arial" w:cs="Arial"/>
          <w:color w:val="000000" w:themeColor="text1"/>
        </w:rPr>
      </w:pPr>
    </w:p>
    <w:p w14:paraId="36BFC10E" w14:textId="6CB040E4" w:rsidR="00C05EF0" w:rsidRPr="00E130C1" w:rsidDel="00887B16" w:rsidRDefault="00C05EF0" w:rsidP="00111A4B">
      <w:pPr>
        <w:jc w:val="both"/>
        <w:rPr>
          <w:del w:id="1865" w:author="Gu, Wanjun" w:date="2024-06-18T11:11:00Z"/>
          <w:rFonts w:ascii="Arial" w:hAnsi="Arial" w:cs="Arial"/>
          <w:b/>
          <w:bCs/>
          <w:color w:val="000000" w:themeColor="text1"/>
          <w:u w:val="single"/>
        </w:rPr>
      </w:pPr>
      <w:del w:id="1866" w:author="Gu, Wanjun" w:date="2024-06-18T11:11:00Z">
        <w:r w:rsidRPr="00E130C1" w:rsidDel="00887B16">
          <w:rPr>
            <w:rFonts w:ascii="Arial" w:hAnsi="Arial" w:cs="Arial"/>
            <w:b/>
            <w:bCs/>
            <w:color w:val="000000" w:themeColor="text1"/>
            <w:u w:val="single"/>
          </w:rPr>
          <w:delText xml:space="preserve">Optimal insertion angle </w:delText>
        </w:r>
        <w:r w:rsidRPr="00E130C1" w:rsidDel="00887B16">
          <w:rPr>
            <w:rStyle w:val="normaltextrun"/>
            <w:rFonts w:ascii="Arial" w:hAnsi="Arial" w:cs="Arial"/>
            <w:b/>
            <w:bCs/>
            <w:u w:val="single"/>
          </w:rPr>
          <w:delText>of Pathologic Achilles Insertion</w:delText>
        </w:r>
      </w:del>
      <w:ins w:id="1867" w:author="Li, Shuyuan" w:date="2024-06-11T22:04:00Z">
        <w:del w:id="1868" w:author="Gu, Wanjun" w:date="2024-06-18T11:11:00Z">
          <w:r w:rsidR="00E06C7C" w:rsidRPr="00E130C1" w:rsidDel="00887B16">
            <w:rPr>
              <w:rStyle w:val="normaltextrun"/>
              <w:rFonts w:ascii="Arial" w:hAnsi="Arial" w:cs="Arial"/>
              <w:b/>
              <w:bCs/>
              <w:u w:val="single"/>
            </w:rPr>
            <w:delText>Average Values of PAIA in the IAT group</w:delText>
          </w:r>
        </w:del>
      </w:ins>
    </w:p>
    <w:p w14:paraId="323D03CD" w14:textId="34B57DF6" w:rsidR="00C05EF0" w:rsidRPr="00E130C1" w:rsidDel="00887B16" w:rsidRDefault="00C05EF0" w:rsidP="00111A4B">
      <w:pPr>
        <w:jc w:val="both"/>
        <w:rPr>
          <w:del w:id="1869" w:author="Gu, Wanjun" w:date="2024-06-18T11:11:00Z"/>
          <w:rFonts w:ascii="Arial" w:hAnsi="Arial" w:cs="Arial"/>
          <w:color w:val="000000" w:themeColor="text1"/>
        </w:rPr>
      </w:pPr>
      <w:del w:id="1870" w:author="Gu, Wanjun" w:date="2024-06-18T11:11:00Z">
        <w:r w:rsidRPr="00E130C1" w:rsidDel="00887B16">
          <w:rPr>
            <w:rFonts w:ascii="Arial" w:hAnsi="Arial" w:cs="Arial"/>
            <w:color w:val="000000" w:themeColor="text1"/>
          </w:rPr>
          <w:delText xml:space="preserve">For patients subjective to Pathologic Achilles Insertion, the optimal insertion angle </w:delText>
        </w:r>
        <w:r w:rsidR="00605CD8" w:rsidRPr="00E130C1" w:rsidDel="00887B16">
          <w:rPr>
            <w:rFonts w:ascii="Arial" w:hAnsi="Arial" w:cs="Arial"/>
            <w:color w:val="000000" w:themeColor="text1"/>
          </w:rPr>
          <w:delText>was d</w:delText>
        </w:r>
        <w:r w:rsidRPr="00E130C1" w:rsidDel="00887B16">
          <w:rPr>
            <w:rFonts w:ascii="Arial" w:hAnsi="Arial" w:cs="Arial"/>
            <w:color w:val="000000" w:themeColor="text1"/>
          </w:rPr>
          <w:delText xml:space="preserve">etermined by alternatively determining the optimal rotation angle upon which the posterior calcaneus outlines of the diseased subjects bear most resemblance to the curvature depicted by the standard circle (Figure 4A). Rotational loss, a mean square error measuring the differences between the posterior calcaneus outline of the subject and the standard circle </w:delText>
        </w:r>
        <w:r w:rsidR="00605CD8" w:rsidRPr="00E130C1" w:rsidDel="00887B16">
          <w:rPr>
            <w:rFonts w:ascii="Arial" w:hAnsi="Arial" w:cs="Arial"/>
            <w:color w:val="000000" w:themeColor="text1"/>
          </w:rPr>
          <w:delText>was</w:delText>
        </w:r>
        <w:r w:rsidRPr="00E130C1" w:rsidDel="00887B16">
          <w:rPr>
            <w:rFonts w:ascii="Arial" w:hAnsi="Arial" w:cs="Arial"/>
            <w:color w:val="000000" w:themeColor="text1"/>
          </w:rPr>
          <w:delText xml:space="preserve"> minimized during the optimization process (Figure 4B). </w:delText>
        </w:r>
      </w:del>
    </w:p>
    <w:p w14:paraId="58EC1740" w14:textId="31AE04DC" w:rsidR="00C05EF0" w:rsidRPr="00E130C1" w:rsidDel="00887B16" w:rsidRDefault="00C05EF0" w:rsidP="00111A4B">
      <w:pPr>
        <w:jc w:val="both"/>
        <w:rPr>
          <w:del w:id="1871" w:author="Gu, Wanjun" w:date="2024-06-18T11:11:00Z"/>
          <w:rFonts w:ascii="Arial" w:hAnsi="Arial" w:cs="Arial"/>
          <w:color w:val="000000" w:themeColor="text1"/>
        </w:rPr>
      </w:pPr>
    </w:p>
    <w:p w14:paraId="603961F3" w14:textId="1229523A" w:rsidR="00C05EF0" w:rsidRPr="00E130C1" w:rsidDel="00887B16" w:rsidRDefault="00C05EF0" w:rsidP="00C05EF0">
      <w:pPr>
        <w:keepNext/>
        <w:jc w:val="center"/>
        <w:rPr>
          <w:del w:id="1872" w:author="Gu, Wanjun" w:date="2024-06-18T11:11:00Z"/>
          <w:rFonts w:ascii="Arial" w:hAnsi="Arial" w:cs="Arial"/>
          <w:rPrChange w:id="1873" w:author="Gu, Wanjun" w:date="2024-06-18T10:56:00Z">
            <w:rPr>
              <w:del w:id="1874" w:author="Gu, Wanjun" w:date="2024-06-18T11:11:00Z"/>
            </w:rPr>
          </w:rPrChange>
        </w:rPr>
      </w:pPr>
      <w:del w:id="1875" w:author="Gu, Wanjun" w:date="2024-06-18T11:11:00Z">
        <w:r w:rsidRPr="00E130C1" w:rsidDel="00887B16">
          <w:rPr>
            <w:rFonts w:ascii="Arial" w:hAnsi="Arial" w:cs="Arial"/>
            <w:noProof/>
            <w:rPrChange w:id="1876" w:author="Gu, Wanjun" w:date="2024-06-18T10:56:00Z">
              <w:rPr>
                <w:noProof/>
              </w:rPr>
            </w:rPrChange>
          </w:rPr>
          <mc:AlternateContent>
            <mc:Choice Requires="wpi">
              <w:drawing>
                <wp:anchor distT="0" distB="0" distL="114300" distR="114300" simplePos="0" relativeHeight="251659264" behindDoc="0" locked="0" layoutInCell="1" allowOverlap="1" wp14:anchorId="1953B88D" wp14:editId="3BDBAA9A">
                  <wp:simplePos x="0" y="0"/>
                  <wp:positionH relativeFrom="column">
                    <wp:posOffset>1734280</wp:posOffset>
                  </wp:positionH>
                  <wp:positionV relativeFrom="paragraph">
                    <wp:posOffset>2283101</wp:posOffset>
                  </wp:positionV>
                  <wp:extent cx="59760" cy="39240"/>
                  <wp:effectExtent l="38100" t="38100" r="41910" b="37465"/>
                  <wp:wrapNone/>
                  <wp:docPr id="1963818412" name="Ink 2"/>
                  <wp:cNvGraphicFramePr/>
                  <a:graphic xmlns:a="http://schemas.openxmlformats.org/drawingml/2006/main">
                    <a:graphicData uri="http://schemas.microsoft.com/office/word/2010/wordprocessingInk">
                      <w14:contentPart bwMode="auto" r:id="rId19">
                        <w14:nvContentPartPr>
                          <w14:cNvContentPartPr/>
                        </w14:nvContentPartPr>
                        <w14:xfrm>
                          <a:off x="0" y="0"/>
                          <a:ext cx="59760" cy="39240"/>
                        </w14:xfrm>
                      </w14:contentPart>
                    </a:graphicData>
                  </a:graphic>
                </wp:anchor>
              </w:drawing>
            </mc:Choice>
            <mc:Fallback xmlns:w16du="http://schemas.microsoft.com/office/word/2023/wordml/word16du">
              <w:pict>
                <v:shapetype w14:anchorId="608AD41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35.85pt;margin-top:179.05pt;width:6.1pt;height:4.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">
                  <v:imagedata r:id="rId20" o:title=""/>
                </v:shape>
              </w:pict>
            </mc:Fallback>
          </mc:AlternateContent>
        </w:r>
        <w:r w:rsidR="00A27EBE" w:rsidRPr="00E130C1" w:rsidDel="00887B16">
          <w:rPr>
            <w:rFonts w:ascii="Arial" w:hAnsi="Arial" w:cs="Arial"/>
            <w:noProof/>
            <w:rPrChange w:id="1877" w:author="Gu, Wanjun" w:date="2024-06-18T10:56:00Z">
              <w:rPr>
                <w:noProof/>
              </w:rPr>
            </w:rPrChange>
          </w:rPr>
          <w:drawing>
            <wp:inline distT="0" distB="0" distL="0" distR="0" wp14:anchorId="3145A42F" wp14:editId="584A787D">
              <wp:extent cx="5943600" cy="1725930"/>
              <wp:effectExtent l="0" t="0" r="0" b="1270"/>
              <wp:docPr id="1266662269" name="Picture 3"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62269" name="Picture 3" descr="A graph of a lin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725930"/>
                      </a:xfrm>
                      <a:prstGeom prst="rect">
                        <a:avLst/>
                      </a:prstGeom>
                    </pic:spPr>
                  </pic:pic>
                </a:graphicData>
              </a:graphic>
            </wp:inline>
          </w:drawing>
        </w:r>
      </w:del>
    </w:p>
    <w:p w14:paraId="146F9FD7" w14:textId="21C36F32" w:rsidR="00C05EF0" w:rsidRPr="00E130C1" w:rsidDel="00887B16" w:rsidRDefault="00C05EF0" w:rsidP="00C05EF0">
      <w:pPr>
        <w:pStyle w:val="Caption"/>
        <w:rPr>
          <w:del w:id="1878" w:author="Gu, Wanjun" w:date="2024-06-18T11:11:00Z"/>
          <w:rFonts w:ascii="Arial" w:eastAsia="Times New Roman" w:hAnsi="Arial" w:cs="Arial"/>
          <w:i w:val="0"/>
          <w:iCs w:val="0"/>
          <w:color w:val="auto"/>
          <w:kern w:val="0"/>
          <w:sz w:val="24"/>
          <w:szCs w:val="24"/>
          <w14:ligatures w14:val="none"/>
        </w:rPr>
      </w:pPr>
      <w:del w:id="1879" w:author="Gu, Wanjun" w:date="2024-06-18T11:11:00Z">
        <w:r w:rsidRPr="00E130C1" w:rsidDel="00887B16">
          <w:rPr>
            <w:rFonts w:ascii="Arial" w:eastAsia="Times New Roman" w:hAnsi="Arial" w:cs="Arial"/>
            <w:b/>
            <w:bCs/>
            <w:i w:val="0"/>
            <w:iCs w:val="0"/>
            <w:color w:val="auto"/>
            <w:kern w:val="0"/>
            <w:sz w:val="24"/>
            <w:szCs w:val="24"/>
            <w14:ligatures w14:val="none"/>
          </w:rPr>
          <w:delText xml:space="preserve">Figure 4 The optimal rotation of the insertion angle is calculated to minimize the gross rotational loss from the standard circle. </w:delText>
        </w:r>
        <w:r w:rsidRPr="00E130C1" w:rsidDel="00887B16">
          <w:rPr>
            <w:rFonts w:ascii="Arial" w:eastAsia="Times New Roman" w:hAnsi="Arial" w:cs="Arial"/>
            <w:i w:val="0"/>
            <w:iCs w:val="0"/>
            <w:color w:val="auto"/>
            <w:kern w:val="0"/>
            <w:sz w:val="24"/>
            <w:szCs w:val="24"/>
            <w14:ligatures w14:val="none"/>
          </w:rPr>
          <w:delText xml:space="preserve">In figure </w:delText>
        </w:r>
        <w:r w:rsidR="002C23F2" w:rsidRPr="00E130C1" w:rsidDel="00887B16">
          <w:rPr>
            <w:rFonts w:ascii="Arial" w:eastAsia="Times New Roman" w:hAnsi="Arial" w:cs="Arial"/>
            <w:i w:val="0"/>
            <w:iCs w:val="0"/>
            <w:color w:val="auto"/>
            <w:kern w:val="0"/>
            <w:sz w:val="24"/>
            <w:szCs w:val="24"/>
            <w14:ligatures w14:val="none"/>
          </w:rPr>
          <w:delText>4</w:delText>
        </w:r>
        <w:r w:rsidRPr="00E130C1" w:rsidDel="00887B16">
          <w:rPr>
            <w:rFonts w:ascii="Arial" w:eastAsia="Times New Roman" w:hAnsi="Arial" w:cs="Arial"/>
            <w:i w:val="0"/>
            <w:iCs w:val="0"/>
            <w:color w:val="auto"/>
            <w:kern w:val="0"/>
            <w:sz w:val="24"/>
            <w:szCs w:val="24"/>
            <w14:ligatures w14:val="none"/>
          </w:rPr>
          <w:delText xml:space="preserve">A, </w:delText>
        </w:r>
        <w:r w:rsidR="00D40DC7" w:rsidRPr="00E130C1" w:rsidDel="00887B16">
          <w:rPr>
            <w:rFonts w:ascii="Arial" w:hAnsi="Arial" w:cs="Arial"/>
            <w:i w:val="0"/>
            <w:iCs w:val="0"/>
            <w:color w:val="000000" w:themeColor="text1"/>
            <w:sz w:val="24"/>
            <w:szCs w:val="24"/>
          </w:rPr>
          <w:delText>green dots are the preliminarily established anatomical markers that are associated with anatomical landmarks previously described in Table 1, purple dots denote the superior parts of the calcanei outlined while the red dots represent the Achilles insertion site.</w:delText>
        </w:r>
        <w:r w:rsidR="00D40DC7" w:rsidRPr="00E130C1" w:rsidDel="00887B16">
          <w:rPr>
            <w:rFonts w:ascii="Arial" w:eastAsia="Times New Roman" w:hAnsi="Arial" w:cs="Arial"/>
            <w:i w:val="0"/>
            <w:iCs w:val="0"/>
            <w:color w:val="auto"/>
            <w:kern w:val="0"/>
            <w:sz w:val="24"/>
            <w:szCs w:val="24"/>
            <w14:ligatures w14:val="none"/>
          </w:rPr>
          <w:delText xml:space="preserve"> T</w:delText>
        </w:r>
        <w:r w:rsidRPr="00E130C1" w:rsidDel="00887B16">
          <w:rPr>
            <w:rFonts w:ascii="Arial" w:eastAsia="Times New Roman" w:hAnsi="Arial" w:cs="Arial"/>
            <w:i w:val="0"/>
            <w:iCs w:val="0"/>
            <w:color w:val="auto"/>
            <w:kern w:val="0"/>
            <w:sz w:val="24"/>
            <w:szCs w:val="24"/>
            <w14:ligatures w14:val="none"/>
          </w:rPr>
          <w:delText xml:space="preserve">he teal dots are the simulated movement of the posterior tuberosity to the standard circle. The PAIA is calculated from the loss plot (figure </w:delText>
        </w:r>
        <w:r w:rsidR="002C23F2" w:rsidRPr="00E130C1" w:rsidDel="00887B16">
          <w:rPr>
            <w:rFonts w:ascii="Arial" w:eastAsia="Times New Roman" w:hAnsi="Arial" w:cs="Arial"/>
            <w:i w:val="0"/>
            <w:iCs w:val="0"/>
            <w:color w:val="auto"/>
            <w:kern w:val="0"/>
            <w:sz w:val="24"/>
            <w:szCs w:val="24"/>
            <w14:ligatures w14:val="none"/>
          </w:rPr>
          <w:delText>4</w:delText>
        </w:r>
        <w:r w:rsidRPr="00E130C1" w:rsidDel="00887B16">
          <w:rPr>
            <w:rFonts w:ascii="Arial" w:eastAsia="Times New Roman" w:hAnsi="Arial" w:cs="Arial"/>
            <w:i w:val="0"/>
            <w:iCs w:val="0"/>
            <w:color w:val="auto"/>
            <w:kern w:val="0"/>
            <w:sz w:val="24"/>
            <w:szCs w:val="24"/>
            <w14:ligatures w14:val="none"/>
          </w:rPr>
          <w:delText>B).</w:delText>
        </w:r>
        <w:r w:rsidR="00D40DC7" w:rsidRPr="00E130C1" w:rsidDel="00887B16">
          <w:rPr>
            <w:rFonts w:ascii="Arial" w:eastAsia="Times New Roman" w:hAnsi="Arial" w:cs="Arial"/>
            <w:i w:val="0"/>
            <w:iCs w:val="0"/>
            <w:color w:val="auto"/>
            <w:kern w:val="0"/>
            <w:sz w:val="24"/>
            <w:szCs w:val="24"/>
            <w14:ligatures w14:val="none"/>
          </w:rPr>
          <w:delText xml:space="preserve"> From this, the optimized Zadek Osteotmy is produced (figure 4C)</w:delText>
        </w:r>
      </w:del>
    </w:p>
    <w:p w14:paraId="10A18432" w14:textId="618D8E14" w:rsidR="008D0BD9" w:rsidRPr="00E130C1" w:rsidDel="00887B16" w:rsidRDefault="008D0BD9" w:rsidP="00BF66D1">
      <w:pPr>
        <w:rPr>
          <w:del w:id="1880" w:author="Gu, Wanjun" w:date="2024-06-18T11:11:00Z"/>
          <w:rFonts w:ascii="Arial" w:hAnsi="Arial" w:cs="Arial"/>
          <w:rPrChange w:id="1881" w:author="Gu, Wanjun" w:date="2024-06-18T10:56:00Z">
            <w:rPr>
              <w:del w:id="1882" w:author="Gu, Wanjun" w:date="2024-06-18T11:11:00Z"/>
            </w:rPr>
          </w:rPrChange>
        </w:rPr>
      </w:pPr>
    </w:p>
    <w:p w14:paraId="7F9D99B1" w14:textId="29FEFA4C" w:rsidR="008D0BD9" w:rsidRPr="00E130C1" w:rsidDel="00887B16" w:rsidRDefault="008D0BD9" w:rsidP="008D0BD9">
      <w:pPr>
        <w:jc w:val="both"/>
        <w:rPr>
          <w:del w:id="1883" w:author="Gu, Wanjun" w:date="2024-06-18T11:11:00Z"/>
          <w:rFonts w:ascii="Arial" w:hAnsi="Arial" w:cs="Arial"/>
          <w:b/>
          <w:bCs/>
          <w:color w:val="000000" w:themeColor="text1"/>
          <w:u w:val="single"/>
        </w:rPr>
      </w:pPr>
      <w:del w:id="1884" w:author="Gu, Wanjun" w:date="2024-06-18T11:11:00Z">
        <w:r w:rsidRPr="00E130C1" w:rsidDel="00887B16">
          <w:rPr>
            <w:rFonts w:ascii="Arial" w:hAnsi="Arial" w:cs="Arial"/>
            <w:b/>
            <w:bCs/>
            <w:color w:val="000000" w:themeColor="text1"/>
            <w:u w:val="single"/>
          </w:rPr>
          <w:delText xml:space="preserve">Alterations of </w:delText>
        </w:r>
        <w:r w:rsidRPr="00E130C1" w:rsidDel="00887B16">
          <w:rPr>
            <w:rFonts w:ascii="Arial" w:hAnsi="Arial" w:cs="Arial"/>
            <w:b/>
            <w:bCs/>
            <w:u w:val="single"/>
          </w:rPr>
          <w:delText xml:space="preserve">the calcaneal pitch angle upon </w:delText>
        </w:r>
        <w:r w:rsidRPr="00E130C1" w:rsidDel="00887B16">
          <w:rPr>
            <w:rStyle w:val="normaltextrun"/>
            <w:rFonts w:ascii="Arial" w:hAnsi="Arial" w:cs="Arial"/>
            <w:b/>
            <w:bCs/>
            <w:u w:val="single"/>
          </w:rPr>
          <w:delText>Pathologic Achilles Insertion</w:delText>
        </w:r>
      </w:del>
      <w:ins w:id="1885" w:author="Li, Shuyuan" w:date="2024-06-11T21:34:00Z">
        <w:del w:id="1886" w:author="Gu, Wanjun" w:date="2024-06-18T11:11:00Z">
          <w:r w:rsidR="00E25201" w:rsidRPr="00E130C1" w:rsidDel="00887B16">
            <w:rPr>
              <w:rStyle w:val="normaltextrun"/>
              <w:rFonts w:ascii="Arial" w:hAnsi="Arial" w:cs="Arial"/>
              <w:b/>
              <w:bCs/>
              <w:u w:val="single"/>
            </w:rPr>
            <w:delText>How Could C</w:delText>
          </w:r>
        </w:del>
      </w:ins>
      <w:ins w:id="1887" w:author="Li, Shuyuan" w:date="2024-06-11T21:33:00Z">
        <w:del w:id="1888" w:author="Gu, Wanjun" w:date="2024-06-18T11:11:00Z">
          <w:r w:rsidR="00E25201" w:rsidRPr="00E130C1" w:rsidDel="00887B16">
            <w:rPr>
              <w:rStyle w:val="normaltextrun"/>
              <w:rFonts w:ascii="Arial" w:hAnsi="Arial" w:cs="Arial"/>
              <w:b/>
              <w:bCs/>
              <w:u w:val="single"/>
            </w:rPr>
            <w:delText xml:space="preserve">hanging </w:delText>
          </w:r>
        </w:del>
      </w:ins>
      <w:ins w:id="1889" w:author="Li, Shuyuan" w:date="2024-06-11T21:34:00Z">
        <w:del w:id="1890" w:author="Gu, Wanjun" w:date="2024-06-18T11:11:00Z">
          <w:r w:rsidR="00E25201" w:rsidRPr="00E130C1" w:rsidDel="00887B16">
            <w:rPr>
              <w:rStyle w:val="normaltextrun"/>
              <w:rFonts w:ascii="Arial" w:hAnsi="Arial" w:cs="Arial"/>
              <w:b/>
              <w:bCs/>
              <w:u w:val="single"/>
            </w:rPr>
            <w:delText xml:space="preserve">the Apex of the Osteotomy </w:delText>
          </w:r>
        </w:del>
      </w:ins>
      <w:ins w:id="1891" w:author="Li, Shuyuan" w:date="2024-06-11T21:35:00Z">
        <w:del w:id="1892" w:author="Gu, Wanjun" w:date="2024-06-18T11:11:00Z">
          <w:r w:rsidR="00E25201" w:rsidRPr="00E130C1" w:rsidDel="00887B16">
            <w:rPr>
              <w:rStyle w:val="normaltextrun"/>
              <w:rFonts w:ascii="Arial" w:hAnsi="Arial" w:cs="Arial"/>
              <w:b/>
              <w:bCs/>
              <w:u w:val="single"/>
            </w:rPr>
            <w:delText>Influence the Biomechaincs of the Calcaneus</w:delText>
          </w:r>
        </w:del>
      </w:ins>
    </w:p>
    <w:p w14:paraId="1F78C7E2" w14:textId="5BEA0EB6" w:rsidR="00E76B83" w:rsidRPr="00E130C1" w:rsidDel="00887B16" w:rsidRDefault="00E76B83" w:rsidP="00111A4B">
      <w:pPr>
        <w:jc w:val="both"/>
        <w:rPr>
          <w:ins w:id="1893" w:author="Li, Shuyuan" w:date="2024-06-11T21:36:00Z"/>
          <w:del w:id="1894" w:author="Gu, Wanjun" w:date="2024-06-18T11:11:00Z"/>
          <w:rFonts w:ascii="Arial" w:hAnsi="Arial" w:cs="Arial"/>
        </w:rPr>
      </w:pPr>
      <w:ins w:id="1895" w:author="Li, Shuyuan" w:date="2024-06-11T21:36:00Z">
        <w:del w:id="1896" w:author="Gu, Wanjun" w:date="2024-06-18T11:11:00Z">
          <w:r w:rsidRPr="00E130C1" w:rsidDel="00887B16">
            <w:rPr>
              <w:rFonts w:ascii="Arial" w:hAnsi="Arial" w:cs="Arial"/>
            </w:rPr>
            <w:delText>The below simulations demonstrated that how the Zadek Osteotomy change</w:delText>
          </w:r>
        </w:del>
      </w:ins>
      <w:ins w:id="1897" w:author="Li, Shuyuan" w:date="2024-06-11T21:37:00Z">
        <w:del w:id="1898" w:author="Gu, Wanjun" w:date="2024-06-18T11:11:00Z">
          <w:r w:rsidRPr="00E130C1" w:rsidDel="00887B16">
            <w:rPr>
              <w:rFonts w:ascii="Arial" w:hAnsi="Arial" w:cs="Arial"/>
            </w:rPr>
            <w:delText>d</w:delText>
          </w:r>
        </w:del>
      </w:ins>
      <w:ins w:id="1899" w:author="Li, Shuyuan" w:date="2024-06-11T21:36:00Z">
        <w:del w:id="1900" w:author="Gu, Wanjun" w:date="2024-06-18T11:11:00Z">
          <w:r w:rsidRPr="00E130C1" w:rsidDel="00887B16">
            <w:rPr>
              <w:rFonts w:ascii="Arial" w:hAnsi="Arial" w:cs="Arial"/>
            </w:rPr>
            <w:delText xml:space="preserve"> the biomechanics of the</w:delText>
          </w:r>
        </w:del>
      </w:ins>
      <w:ins w:id="1901" w:author="Li, Shuyuan" w:date="2024-06-11T21:37:00Z">
        <w:del w:id="1902" w:author="Gu, Wanjun" w:date="2024-06-18T11:11:00Z">
          <w:r w:rsidRPr="00E130C1" w:rsidDel="00887B16">
            <w:rPr>
              <w:rFonts w:ascii="Arial" w:hAnsi="Arial" w:cs="Arial"/>
            </w:rPr>
            <w:delText xml:space="preserve"> calcaneus differently if the apex of the Osteotomy was </w:delText>
          </w:r>
        </w:del>
      </w:ins>
      <w:ins w:id="1903" w:author="Li, Shuyuan" w:date="2024-06-11T21:38:00Z">
        <w:del w:id="1904" w:author="Gu, Wanjun" w:date="2024-06-18T11:11:00Z">
          <w:r w:rsidRPr="00E130C1" w:rsidDel="00887B16">
            <w:rPr>
              <w:rFonts w:ascii="Arial" w:hAnsi="Arial" w:cs="Arial"/>
            </w:rPr>
            <w:delText xml:space="preserve">shifted anteriorly from the weightbearing point. </w:delText>
          </w:r>
        </w:del>
      </w:ins>
    </w:p>
    <w:p w14:paraId="2B78B331" w14:textId="75FB9C4E" w:rsidR="00C05EF0" w:rsidRPr="00E130C1" w:rsidDel="00887B16" w:rsidRDefault="008D0BD9" w:rsidP="00111A4B">
      <w:pPr>
        <w:jc w:val="both"/>
        <w:rPr>
          <w:del w:id="1905" w:author="Gu, Wanjun" w:date="2024-06-18T11:11:00Z"/>
          <w:rFonts w:ascii="Arial" w:hAnsi="Arial" w:cs="Arial"/>
        </w:rPr>
      </w:pPr>
      <w:del w:id="1906" w:author="Gu, Wanjun" w:date="2024-06-18T11:11:00Z">
        <w:r w:rsidRPr="00E130C1" w:rsidDel="00887B16">
          <w:rPr>
            <w:rFonts w:ascii="Arial" w:hAnsi="Arial" w:cs="Arial"/>
          </w:rPr>
          <w:delText xml:space="preserve">In addition to setting the weightbearing point as the apex of the Zadek Osteotomy, an anterior shift of the apex of the osteotomy </w:delText>
        </w:r>
        <w:r w:rsidR="00605CD8" w:rsidRPr="00E130C1" w:rsidDel="00887B16">
          <w:rPr>
            <w:rFonts w:ascii="Arial" w:hAnsi="Arial" w:cs="Arial"/>
          </w:rPr>
          <w:delText>was</w:delText>
        </w:r>
        <w:r w:rsidRPr="00E130C1" w:rsidDel="00887B16">
          <w:rPr>
            <w:rFonts w:ascii="Arial" w:hAnsi="Arial" w:cs="Arial"/>
          </w:rPr>
          <w:delText xml:space="preserve"> explored. However, simulations </w:delText>
        </w:r>
        <w:r w:rsidR="00605CD8" w:rsidRPr="00E130C1" w:rsidDel="00887B16">
          <w:rPr>
            <w:rFonts w:ascii="Arial" w:hAnsi="Arial" w:cs="Arial"/>
          </w:rPr>
          <w:delText>demonstrated</w:delText>
        </w:r>
        <w:r w:rsidRPr="00E130C1" w:rsidDel="00887B16">
          <w:rPr>
            <w:rFonts w:ascii="Arial" w:hAnsi="Arial" w:cs="Arial"/>
          </w:rPr>
          <w:delText xml:space="preserve"> that the anterior translation of the osteotomy decrease</w:delText>
        </w:r>
        <w:r w:rsidR="00605CD8" w:rsidRPr="00E130C1" w:rsidDel="00887B16">
          <w:rPr>
            <w:rFonts w:ascii="Arial" w:hAnsi="Arial" w:cs="Arial"/>
          </w:rPr>
          <w:delText>d</w:delText>
        </w:r>
        <w:r w:rsidRPr="00E130C1" w:rsidDel="00887B16">
          <w:rPr>
            <w:rFonts w:ascii="Arial" w:hAnsi="Arial" w:cs="Arial"/>
          </w:rPr>
          <w:delText xml:space="preserve"> the calcaneal pitch angle (Figure 5).</w:delText>
        </w:r>
      </w:del>
    </w:p>
    <w:p w14:paraId="7CB9FA63" w14:textId="2AAF9CA4" w:rsidR="008D0BD9" w:rsidRPr="00E130C1" w:rsidRDefault="00974ADC" w:rsidP="00111A4B">
      <w:pPr>
        <w:jc w:val="both"/>
        <w:rPr>
          <w:rFonts w:ascii="Arial" w:hAnsi="Arial" w:cs="Arial"/>
        </w:rPr>
      </w:pPr>
      <w:r w:rsidRPr="00E130C1">
        <w:rPr>
          <w:rFonts w:ascii="Arial" w:hAnsi="Arial" w:cs="Arial"/>
          <w:noProof/>
        </w:rPr>
        <w:drawing>
          <wp:inline distT="0" distB="0" distL="0" distR="0" wp14:anchorId="2E1903EA" wp14:editId="0AB8EC85">
            <wp:extent cx="5943600" cy="2920365"/>
            <wp:effectExtent l="0" t="0" r="0" b="635"/>
            <wp:docPr id="324629131" name="Picture 1" descr="X-ray of a foot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29131" name="Picture 1" descr="X-ray of a foot with a red 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20365"/>
                    </a:xfrm>
                    <a:prstGeom prst="rect">
                      <a:avLst/>
                    </a:prstGeom>
                  </pic:spPr>
                </pic:pic>
              </a:graphicData>
            </a:graphic>
          </wp:inline>
        </w:drawing>
      </w:r>
    </w:p>
    <w:p w14:paraId="2CB2C95E" w14:textId="77777777" w:rsidR="00482C96" w:rsidRDefault="00482C96" w:rsidP="00974ADC">
      <w:pPr>
        <w:jc w:val="both"/>
        <w:rPr>
          <w:ins w:id="1907" w:author="Gu, Wanjun" w:date="2024-06-18T11:14:00Z"/>
          <w:rFonts w:ascii="Arial" w:hAnsi="Arial" w:cs="Arial"/>
          <w:b/>
          <w:bCs/>
          <w:color w:val="000000" w:themeColor="text1"/>
        </w:rPr>
      </w:pPr>
    </w:p>
    <w:p w14:paraId="144D91DE" w14:textId="3B882F80" w:rsidR="00974ADC" w:rsidRPr="00E130C1" w:rsidRDefault="008D0BD9" w:rsidP="00974ADC">
      <w:pPr>
        <w:jc w:val="both"/>
        <w:rPr>
          <w:rFonts w:ascii="Arial" w:hAnsi="Arial" w:cs="Arial"/>
          <w:color w:val="000000" w:themeColor="text1"/>
        </w:rPr>
      </w:pPr>
      <w:r w:rsidRPr="00E130C1">
        <w:rPr>
          <w:rFonts w:ascii="Arial" w:hAnsi="Arial" w:cs="Arial"/>
          <w:b/>
          <w:bCs/>
          <w:color w:val="000000" w:themeColor="text1"/>
        </w:rPr>
        <w:t>Figure 5 Simulat</w:t>
      </w:r>
      <w:r w:rsidR="00D40DC7" w:rsidRPr="00E130C1">
        <w:rPr>
          <w:rFonts w:ascii="Arial" w:hAnsi="Arial" w:cs="Arial"/>
          <w:b/>
          <w:bCs/>
          <w:color w:val="000000" w:themeColor="text1"/>
        </w:rPr>
        <w:t>ed</w:t>
      </w:r>
      <w:r w:rsidR="00D355BB" w:rsidRPr="00E130C1">
        <w:rPr>
          <w:rFonts w:ascii="Arial" w:hAnsi="Arial" w:cs="Arial"/>
          <w:b/>
          <w:bCs/>
          <w:color w:val="000000" w:themeColor="text1"/>
          <w:lang w:eastAsia="zh-CN"/>
        </w:rPr>
        <w:t xml:space="preserve"> anterior shift of the </w:t>
      </w:r>
      <w:r w:rsidR="00D355BB" w:rsidRPr="00E130C1">
        <w:rPr>
          <w:rFonts w:ascii="Arial" w:hAnsi="Arial" w:cs="Arial"/>
          <w:b/>
          <w:bCs/>
          <w:color w:val="000000" w:themeColor="text1"/>
        </w:rPr>
        <w:t>apex of the Zadek Osteotomy.</w:t>
      </w:r>
      <w:r w:rsidR="00D355BB" w:rsidRPr="00E130C1">
        <w:rPr>
          <w:rFonts w:ascii="Arial" w:hAnsi="Arial" w:cs="Arial"/>
          <w:color w:val="000000" w:themeColor="text1"/>
        </w:rPr>
        <w:t xml:space="preserve"> </w:t>
      </w:r>
      <w:ins w:id="1908" w:author="Li, Shuyuan" w:date="2024-06-11T21:39:00Z">
        <w:r w:rsidR="00A86C67" w:rsidRPr="00E130C1">
          <w:rPr>
            <w:rFonts w:ascii="Arial" w:hAnsi="Arial" w:cs="Arial"/>
            <w:color w:val="000000" w:themeColor="text1"/>
          </w:rPr>
          <w:t xml:space="preserve">When </w:t>
        </w:r>
      </w:ins>
      <w:del w:id="1909" w:author="Li, Shuyuan" w:date="2024-06-11T21:39:00Z">
        <w:r w:rsidR="00974ADC" w:rsidRPr="00E130C1" w:rsidDel="00A86C67">
          <w:rPr>
            <w:rFonts w:ascii="Arial" w:hAnsi="Arial" w:cs="Arial"/>
            <w:color w:val="000000" w:themeColor="text1"/>
          </w:rPr>
          <w:delText>T</w:delText>
        </w:r>
      </w:del>
      <w:ins w:id="1910" w:author="Li, Shuyuan" w:date="2024-06-11T21:39:00Z">
        <w:r w:rsidR="00A86C67" w:rsidRPr="00E130C1">
          <w:rPr>
            <w:rFonts w:ascii="Arial" w:hAnsi="Arial" w:cs="Arial"/>
            <w:color w:val="000000" w:themeColor="text1"/>
          </w:rPr>
          <w:t>t</w:t>
        </w:r>
      </w:ins>
      <w:r w:rsidR="00974ADC" w:rsidRPr="00E130C1">
        <w:rPr>
          <w:rFonts w:ascii="Arial" w:hAnsi="Arial" w:cs="Arial"/>
          <w:color w:val="000000" w:themeColor="text1"/>
        </w:rPr>
        <w:t xml:space="preserve">he weightbearing point </w:t>
      </w:r>
      <w:ins w:id="1911" w:author="Li, Shuyuan" w:date="2024-06-11T21:39:00Z">
        <w:r w:rsidR="00A86C67" w:rsidRPr="00E130C1">
          <w:rPr>
            <w:rFonts w:ascii="Arial" w:hAnsi="Arial" w:cs="Arial"/>
            <w:color w:val="000000" w:themeColor="text1"/>
          </w:rPr>
          <w:t>was</w:t>
        </w:r>
      </w:ins>
      <w:del w:id="1912" w:author="Li, Shuyuan" w:date="2024-06-11T21:39:00Z">
        <w:r w:rsidR="00974ADC" w:rsidRPr="00E130C1" w:rsidDel="00A86C67">
          <w:rPr>
            <w:rFonts w:ascii="Arial" w:hAnsi="Arial" w:cs="Arial"/>
            <w:color w:val="000000" w:themeColor="text1"/>
          </w:rPr>
          <w:delText>is</w:delText>
        </w:r>
      </w:del>
      <w:r w:rsidR="00974ADC" w:rsidRPr="00E130C1">
        <w:rPr>
          <w:rFonts w:ascii="Arial" w:hAnsi="Arial" w:cs="Arial"/>
          <w:color w:val="000000" w:themeColor="text1"/>
        </w:rPr>
        <w:t xml:space="preserve"> used as the apex of the Zadek Osteotomy</w:t>
      </w:r>
      <w:ins w:id="1913" w:author="Li, Shuyuan" w:date="2024-06-11T21:40:00Z">
        <w:r w:rsidR="00A86C67" w:rsidRPr="00E130C1">
          <w:rPr>
            <w:rFonts w:ascii="Arial" w:hAnsi="Arial" w:cs="Arial"/>
            <w:color w:val="000000" w:themeColor="text1"/>
          </w:rPr>
          <w:t xml:space="preserve">, </w:t>
        </w:r>
      </w:ins>
      <w:ins w:id="1914" w:author="Li, Shuyuan" w:date="2024-06-11T21:39:00Z">
        <w:r w:rsidR="00A86C67" w:rsidRPr="00E130C1">
          <w:rPr>
            <w:rFonts w:ascii="Arial" w:hAnsi="Arial" w:cs="Arial"/>
            <w:color w:val="000000" w:themeColor="text1"/>
          </w:rPr>
          <w:t>the length of the calcaneus was shortened</w:t>
        </w:r>
      </w:ins>
      <w:ins w:id="1915" w:author="Li, Shuyuan" w:date="2024-06-11T21:40:00Z">
        <w:r w:rsidR="00A86C67" w:rsidRPr="00E130C1">
          <w:rPr>
            <w:rFonts w:ascii="Arial" w:hAnsi="Arial" w:cs="Arial"/>
            <w:color w:val="000000" w:themeColor="text1"/>
          </w:rPr>
          <w:t>,</w:t>
        </w:r>
      </w:ins>
      <w:ins w:id="1916" w:author="Li, Shuyuan" w:date="2024-06-11T21:39:00Z">
        <w:r w:rsidR="00A86C67" w:rsidRPr="00E130C1">
          <w:rPr>
            <w:rFonts w:ascii="Arial" w:hAnsi="Arial" w:cs="Arial"/>
            <w:color w:val="000000" w:themeColor="text1"/>
          </w:rPr>
          <w:t xml:space="preserve"> and the le</w:t>
        </w:r>
      </w:ins>
      <w:ins w:id="1917" w:author="Li, Shuyuan" w:date="2024-06-11T21:40:00Z">
        <w:r w:rsidR="00A86C67" w:rsidRPr="00E130C1">
          <w:rPr>
            <w:rFonts w:ascii="Arial" w:hAnsi="Arial" w:cs="Arial"/>
            <w:color w:val="000000" w:themeColor="text1"/>
          </w:rPr>
          <w:t xml:space="preserve">ver length of the Achilles tendon was changed (Figure </w:t>
        </w:r>
      </w:ins>
      <w:ins w:id="1918" w:author="Gu, Wanjun" w:date="2024-06-18T17:25:00Z">
        <w:r w:rsidR="004332D1">
          <w:rPr>
            <w:rFonts w:ascii="Arial" w:hAnsi="Arial" w:cs="Arial" w:hint="eastAsia"/>
            <w:color w:val="000000" w:themeColor="text1"/>
            <w:lang w:eastAsia="zh-CN"/>
          </w:rPr>
          <w:t>5</w:t>
        </w:r>
      </w:ins>
      <w:ins w:id="1919" w:author="Li, Shuyuan" w:date="2024-06-11T21:40:00Z">
        <w:r w:rsidR="00A86C67" w:rsidRPr="00E130C1">
          <w:rPr>
            <w:rFonts w:ascii="Arial" w:hAnsi="Arial" w:cs="Arial"/>
            <w:color w:val="000000" w:themeColor="text1"/>
          </w:rPr>
          <w:t>A) after the osteotomy was closed</w:t>
        </w:r>
      </w:ins>
      <w:r w:rsidR="00974ADC" w:rsidRPr="00E130C1">
        <w:rPr>
          <w:rFonts w:ascii="Arial" w:hAnsi="Arial" w:cs="Arial"/>
          <w:color w:val="000000" w:themeColor="text1"/>
        </w:rPr>
        <w:t xml:space="preserve">. </w:t>
      </w:r>
      <w:ins w:id="1920" w:author="Li, Shuyuan" w:date="2024-06-11T21:40:00Z">
        <w:r w:rsidR="00A86C67" w:rsidRPr="00E130C1">
          <w:rPr>
            <w:rFonts w:ascii="Arial" w:hAnsi="Arial" w:cs="Arial"/>
            <w:color w:val="000000" w:themeColor="text1"/>
          </w:rPr>
          <w:t xml:space="preserve">When the apex of the </w:t>
        </w:r>
      </w:ins>
      <w:ins w:id="1921" w:author="Li, Shuyuan" w:date="2024-06-11T21:41:00Z">
        <w:r w:rsidR="00A86C67" w:rsidRPr="00E130C1">
          <w:rPr>
            <w:rFonts w:ascii="Arial" w:hAnsi="Arial" w:cs="Arial"/>
            <w:color w:val="000000" w:themeColor="text1"/>
          </w:rPr>
          <w:t>Zadek Osteotomy was shifted anteriorly, in addition to the above mentioned changes in the length of the calcaneus and the lever length of the Achilles tendon, the cal</w:t>
        </w:r>
      </w:ins>
      <w:ins w:id="1922" w:author="Li, Shuyuan" w:date="2024-06-11T21:42:00Z">
        <w:r w:rsidR="00A86C67" w:rsidRPr="00E130C1">
          <w:rPr>
            <w:rFonts w:ascii="Arial" w:hAnsi="Arial" w:cs="Arial"/>
            <w:color w:val="000000" w:themeColor="text1"/>
          </w:rPr>
          <w:t>caneal pitch angle is reduced as well (Figure 5B)</w:t>
        </w:r>
      </w:ins>
      <w:del w:id="1923" w:author="Li, Shuyuan" w:date="2024-06-11T21:42:00Z">
        <w:r w:rsidR="00974ADC" w:rsidRPr="00E130C1" w:rsidDel="00A86C67">
          <w:rPr>
            <w:rFonts w:ascii="Arial" w:hAnsi="Arial" w:cs="Arial"/>
            <w:color w:val="000000" w:themeColor="text1"/>
          </w:rPr>
          <w:delText>Anterior translation (Figure 5A to Figure 5B) of the osteotomy will decrease the calcaneal pitch angle (blue)</w:delText>
        </w:r>
      </w:del>
      <w:r w:rsidR="00974ADC" w:rsidRPr="00E130C1">
        <w:rPr>
          <w:rFonts w:ascii="Arial" w:hAnsi="Arial" w:cs="Arial"/>
          <w:color w:val="000000" w:themeColor="text1"/>
        </w:rPr>
        <w:t>.</w:t>
      </w:r>
    </w:p>
    <w:p w14:paraId="0F0A2C2E" w14:textId="77777777" w:rsidR="00974ADC" w:rsidRPr="00E130C1" w:rsidRDefault="00974ADC" w:rsidP="00111A4B">
      <w:pPr>
        <w:jc w:val="both"/>
        <w:rPr>
          <w:rFonts w:ascii="Arial" w:hAnsi="Arial" w:cs="Arial"/>
        </w:rPr>
      </w:pPr>
    </w:p>
    <w:p w14:paraId="5D56D428" w14:textId="77777777" w:rsidR="00D355BB" w:rsidRPr="00E130C1" w:rsidRDefault="00D355BB" w:rsidP="00111A4B">
      <w:pPr>
        <w:jc w:val="both"/>
        <w:rPr>
          <w:rFonts w:ascii="Arial" w:hAnsi="Arial" w:cs="Arial"/>
        </w:rPr>
      </w:pPr>
    </w:p>
    <w:p w14:paraId="6C728A11" w14:textId="77777777" w:rsidR="00D355BB" w:rsidRPr="00E130C1" w:rsidRDefault="00D355BB" w:rsidP="00111A4B">
      <w:pPr>
        <w:jc w:val="both"/>
        <w:rPr>
          <w:rFonts w:ascii="Arial" w:hAnsi="Arial" w:cs="Arial"/>
          <w:lang w:eastAsia="zh-CN"/>
        </w:rPr>
      </w:pPr>
    </w:p>
    <w:p w14:paraId="4FB6C686" w14:textId="03482A97" w:rsidR="00966BB9" w:rsidRPr="00E130C1" w:rsidRDefault="00966BB9" w:rsidP="00887B16">
      <w:pPr>
        <w:pPrChange w:id="1924" w:author="Gu, Wanjun" w:date="2024-06-18T11:12:00Z">
          <w:pPr>
            <w:pStyle w:val="ListParagraph"/>
          </w:pPr>
        </w:pPrChange>
      </w:pPr>
    </w:p>
    <w:sectPr w:rsidR="00966BB9" w:rsidRPr="00E130C1" w:rsidSect="00DD09C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55" w:author="Li, Shuyuan" w:date="2024-06-09T19:04:00Z" w:initials="LS">
    <w:p w14:paraId="7BE929C3" w14:textId="77777777" w:rsidR="00CC330B" w:rsidRDefault="008055BD" w:rsidP="00CC330B">
      <w:pPr>
        <w:pStyle w:val="CommentText"/>
      </w:pPr>
      <w:r>
        <w:rPr>
          <w:rStyle w:val="CommentReference"/>
        </w:rPr>
        <w:annotationRef/>
      </w:r>
      <w:r w:rsidR="00CC330B">
        <w:t>Please, this illustration is not correct at all. The intermittent line ends with point 90 should stop at the weightbearing point, ie, 90 is the weightbearing point tangle with the bottom line of the box. Please redo Figure 1</w:t>
      </w:r>
    </w:p>
  </w:comment>
  <w:comment w:id="456" w:author="Gu, Wanjun" w:date="2024-06-19T00:29:00Z" w:initials="MOU">
    <w:p w14:paraId="580CF913" w14:textId="77777777" w:rsidR="00B45DB9" w:rsidRDefault="00B45DB9" w:rsidP="00B45DB9">
      <w:r>
        <w:rPr>
          <w:rStyle w:val="CommentReference"/>
        </w:rPr>
        <w:annotationRef/>
      </w:r>
      <w:r>
        <w:rPr>
          <w:sz w:val="20"/>
          <w:szCs w:val="20"/>
        </w:rPr>
        <w:t>figure updated.</w:t>
      </w:r>
    </w:p>
  </w:comment>
  <w:comment w:id="462" w:author="Li, Shuyuan" w:date="2024-06-09T21:44:00Z" w:initials="LS">
    <w:p w14:paraId="35617119" w14:textId="0B9A3D3E" w:rsidR="00E56C78" w:rsidRDefault="00E56C78" w:rsidP="00E56C78">
      <w:pPr>
        <w:pStyle w:val="CommentText"/>
      </w:pPr>
      <w:r>
        <w:rPr>
          <w:rStyle w:val="CommentReference"/>
        </w:rPr>
        <w:annotationRef/>
      </w:r>
      <w:r>
        <w:t>Is it difficult to include the calibration ruler and points 1, 2, 3?</w:t>
      </w:r>
    </w:p>
  </w:comment>
  <w:comment w:id="551" w:author="Li, Shuyuan" w:date="2024-06-11T22:02:00Z" w:initials="LS">
    <w:p w14:paraId="59184771" w14:textId="77777777" w:rsidR="006B3D52" w:rsidRDefault="006B3D52" w:rsidP="006B3D52">
      <w:pPr>
        <w:pStyle w:val="CommentText"/>
      </w:pPr>
      <w:r>
        <w:rPr>
          <w:rStyle w:val="CommentReference"/>
        </w:rPr>
        <w:annotationRef/>
      </w:r>
      <w:r>
        <w:t xml:space="preserve">Mingjie, </w:t>
      </w:r>
    </w:p>
    <w:p w14:paraId="1802D10A" w14:textId="77777777" w:rsidR="006B3D52" w:rsidRDefault="006B3D52" w:rsidP="006B3D52">
      <w:pPr>
        <w:pStyle w:val="CommentText"/>
      </w:pPr>
      <w:r>
        <w:t>Please replace all “standard circle” with “Standard Circle” throughout the paper</w:t>
      </w:r>
    </w:p>
  </w:comment>
  <w:comment w:id="1011" w:author="Li, Shuyuan" w:date="2024-06-09T22:39:00Z" w:initials="LS">
    <w:p w14:paraId="501B7889" w14:textId="3CF4436D" w:rsidR="004C50F9" w:rsidRDefault="004C50F9" w:rsidP="004C50F9">
      <w:pPr>
        <w:pStyle w:val="CommentText"/>
      </w:pPr>
      <w:r>
        <w:rPr>
          <w:rStyle w:val="CommentReference"/>
        </w:rPr>
        <w:annotationRef/>
      </w:r>
      <w:r>
        <w:t xml:space="preserve">Wanjun, How many points were sufficient for this purpose? </w:t>
      </w:r>
    </w:p>
  </w:comment>
  <w:comment w:id="1151" w:author="Gu, Wanjun" w:date="2024-06-19T00:20:00Z" w:initials="MOU">
    <w:p w14:paraId="58E9E83E" w14:textId="77777777" w:rsidR="00E26DE1" w:rsidRDefault="00E26DE1" w:rsidP="00E26DE1">
      <w:r>
        <w:rPr>
          <w:rStyle w:val="CommentReference"/>
        </w:rPr>
        <w:annotationRef/>
      </w:r>
      <w:r>
        <w:rPr>
          <w:color w:val="000000"/>
          <w:sz w:val="20"/>
          <w:szCs w:val="20"/>
        </w:rPr>
        <w:t>In the other panelled figure (figure 5), the letters are put at the top left cornor of each panel, whereas in this figure, the letters are put on the bottom left. Please revise the figure to make the positioning of the letters consistent.</w:t>
      </w:r>
    </w:p>
  </w:comment>
  <w:comment w:id="1761" w:author="Li, Shuyuan" w:date="2024-06-11T21:47:00Z" w:initials="LS">
    <w:p w14:paraId="2074827E" w14:textId="63357D32" w:rsidR="00F26833" w:rsidRDefault="00F26833" w:rsidP="00F26833">
      <w:pPr>
        <w:pStyle w:val="CommentText"/>
      </w:pPr>
      <w:r>
        <w:rPr>
          <w:rStyle w:val="CommentReference"/>
        </w:rPr>
        <w:annotationRef/>
      </w:r>
      <w:r>
        <w:t xml:space="preserve">This may be too much if you don’t have the relative statistical data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E929C3" w15:done="0"/>
  <w15:commentEx w15:paraId="580CF913" w15:paraIdParent="7BE929C3" w15:done="0"/>
  <w15:commentEx w15:paraId="35617119" w15:done="0"/>
  <w15:commentEx w15:paraId="1802D10A" w15:done="0"/>
  <w15:commentEx w15:paraId="501B7889" w15:done="0"/>
  <w15:commentEx w15:paraId="58E9E83E" w15:done="0"/>
  <w15:commentEx w15:paraId="207482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DEDCCA8" w16cex:dateUtc="2024-06-10T02:04:00Z"/>
  <w16cex:commentExtensible w16cex:durableId="100E91FF" w16cex:dateUtc="2024-06-19T07:29:00Z"/>
  <w16cex:commentExtensible w16cex:durableId="007FEFAE" w16cex:dateUtc="2024-06-10T04:44:00Z"/>
  <w16cex:commentExtensible w16cex:durableId="275C0AB0" w16cex:dateUtc="2024-06-12T05:02:00Z"/>
  <w16cex:commentExtensible w16cex:durableId="18D93196" w16cex:dateUtc="2024-06-10T05:39:00Z"/>
  <w16cex:commentExtensible w16cex:durableId="20A883AE" w16cex:dateUtc="2024-06-19T07:20:00Z"/>
  <w16cex:commentExtensible w16cex:durableId="3EDF8C7C" w16cex:dateUtc="2024-06-12T04: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E929C3" w16cid:durableId="0DEDCCA8"/>
  <w16cid:commentId w16cid:paraId="580CF913" w16cid:durableId="100E91FF"/>
  <w16cid:commentId w16cid:paraId="35617119" w16cid:durableId="007FEFAE"/>
  <w16cid:commentId w16cid:paraId="1802D10A" w16cid:durableId="275C0AB0"/>
  <w16cid:commentId w16cid:paraId="501B7889" w16cid:durableId="18D93196"/>
  <w16cid:commentId w16cid:paraId="58E9E83E" w16cid:durableId="20A883AE"/>
  <w16cid:commentId w16cid:paraId="2074827E" w16cid:durableId="3EDF8C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0F915" w14:textId="77777777" w:rsidR="004326D3" w:rsidRDefault="004326D3" w:rsidP="009479F1">
      <w:r>
        <w:separator/>
      </w:r>
    </w:p>
  </w:endnote>
  <w:endnote w:type="continuationSeparator" w:id="0">
    <w:p w14:paraId="1BC5CEF5" w14:textId="77777777" w:rsidR="004326D3" w:rsidRDefault="004326D3" w:rsidP="00947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7BA74" w14:textId="77777777" w:rsidR="004326D3" w:rsidRDefault="004326D3" w:rsidP="009479F1">
      <w:r>
        <w:separator/>
      </w:r>
    </w:p>
  </w:footnote>
  <w:footnote w:type="continuationSeparator" w:id="0">
    <w:p w14:paraId="4BAA1255" w14:textId="77777777" w:rsidR="004326D3" w:rsidRDefault="004326D3" w:rsidP="009479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27460"/>
    <w:multiLevelType w:val="hybridMultilevel"/>
    <w:tmpl w:val="888E1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144B3"/>
    <w:multiLevelType w:val="multilevel"/>
    <w:tmpl w:val="905EE3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7F134D"/>
    <w:multiLevelType w:val="hybridMultilevel"/>
    <w:tmpl w:val="42C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7F2FC1"/>
    <w:multiLevelType w:val="hybridMultilevel"/>
    <w:tmpl w:val="7D547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EB7FFD"/>
    <w:multiLevelType w:val="multilevel"/>
    <w:tmpl w:val="E3A277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2E1599"/>
    <w:multiLevelType w:val="hybridMultilevel"/>
    <w:tmpl w:val="9C0AB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1149CD"/>
    <w:multiLevelType w:val="hybridMultilevel"/>
    <w:tmpl w:val="1BE46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EB166F"/>
    <w:multiLevelType w:val="hybridMultilevel"/>
    <w:tmpl w:val="8ECE1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120371"/>
    <w:multiLevelType w:val="hybridMultilevel"/>
    <w:tmpl w:val="55AE7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133967"/>
    <w:multiLevelType w:val="hybridMultilevel"/>
    <w:tmpl w:val="BD920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5B629E"/>
    <w:multiLevelType w:val="multilevel"/>
    <w:tmpl w:val="0D98D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84846859">
    <w:abstractNumId w:val="6"/>
  </w:num>
  <w:num w:numId="2" w16cid:durableId="1808428708">
    <w:abstractNumId w:val="3"/>
  </w:num>
  <w:num w:numId="3" w16cid:durableId="437986537">
    <w:abstractNumId w:val="0"/>
  </w:num>
  <w:num w:numId="4" w16cid:durableId="997879817">
    <w:abstractNumId w:val="7"/>
  </w:num>
  <w:num w:numId="5" w16cid:durableId="53087506">
    <w:abstractNumId w:val="10"/>
  </w:num>
  <w:num w:numId="6" w16cid:durableId="1650552518">
    <w:abstractNumId w:val="1"/>
  </w:num>
  <w:num w:numId="7" w16cid:durableId="842814248">
    <w:abstractNumId w:val="5"/>
  </w:num>
  <w:num w:numId="8" w16cid:durableId="1171800174">
    <w:abstractNumId w:val="9"/>
  </w:num>
  <w:num w:numId="9" w16cid:durableId="180316800">
    <w:abstractNumId w:val="4"/>
  </w:num>
  <w:num w:numId="10" w16cid:durableId="2147313812">
    <w:abstractNumId w:val="2"/>
  </w:num>
  <w:num w:numId="11" w16cid:durableId="1285310437">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 Wanjun">
    <w15:presenceInfo w15:providerId="AD" w15:userId="S::Wanjun.Gu@ucsf.edu::639422c7-bc45-4424-935a-c06f34e9ed38"/>
  </w15:person>
  <w15:person w15:author="Li, Shuyuan">
    <w15:presenceInfo w15:providerId="AD" w15:userId="S::shuyuan.li@cuanschutz.edu::ae5afaaa-15b2-4377-8f2e-9c56c650f3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BMC Medicin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p0zvvavyzae2qe2df4xa0wss00zaexds5ep&quot;&gt;My EndNote Library&lt;record-ids&gt;&lt;item&gt;2&lt;/item&gt;&lt;item&gt;5&lt;/item&gt;&lt;item&gt;6&lt;/item&gt;&lt;item&gt;17&lt;/item&gt;&lt;item&gt;22&lt;/item&gt;&lt;item&gt;26&lt;/item&gt;&lt;item&gt;162&lt;/item&gt;&lt;item&gt;164&lt;/item&gt;&lt;item&gt;165&lt;/item&gt;&lt;item&gt;169&lt;/item&gt;&lt;item&gt;170&lt;/item&gt;&lt;item&gt;171&lt;/item&gt;&lt;item&gt;173&lt;/item&gt;&lt;item&gt;174&lt;/item&gt;&lt;item&gt;175&lt;/item&gt;&lt;item&gt;176&lt;/item&gt;&lt;item&gt;177&lt;/item&gt;&lt;item&gt;178&lt;/item&gt;&lt;item&gt;179&lt;/item&gt;&lt;item&gt;180&lt;/item&gt;&lt;item&gt;183&lt;/item&gt;&lt;item&gt;185&lt;/item&gt;&lt;item&gt;186&lt;/item&gt;&lt;item&gt;236&lt;/item&gt;&lt;item&gt;237&lt;/item&gt;&lt;item&gt;238&lt;/item&gt;&lt;item&gt;240&lt;/item&gt;&lt;item&gt;241&lt;/item&gt;&lt;/record-ids&gt;&lt;/item&gt;&lt;/Libraries&gt;"/>
  </w:docVars>
  <w:rsids>
    <w:rsidRoot w:val="002344D6"/>
    <w:rsid w:val="00004293"/>
    <w:rsid w:val="00004D1F"/>
    <w:rsid w:val="0001003B"/>
    <w:rsid w:val="000115C5"/>
    <w:rsid w:val="00015B37"/>
    <w:rsid w:val="00021770"/>
    <w:rsid w:val="00025BC9"/>
    <w:rsid w:val="000362DF"/>
    <w:rsid w:val="000377C9"/>
    <w:rsid w:val="000414EE"/>
    <w:rsid w:val="0004595A"/>
    <w:rsid w:val="000503AE"/>
    <w:rsid w:val="0005356F"/>
    <w:rsid w:val="0006289B"/>
    <w:rsid w:val="00063C25"/>
    <w:rsid w:val="00072A2C"/>
    <w:rsid w:val="00073F20"/>
    <w:rsid w:val="00077E38"/>
    <w:rsid w:val="00087D4D"/>
    <w:rsid w:val="000944F1"/>
    <w:rsid w:val="000B1D81"/>
    <w:rsid w:val="000B4646"/>
    <w:rsid w:val="000C6AA8"/>
    <w:rsid w:val="000D0FCD"/>
    <w:rsid w:val="000E3B5C"/>
    <w:rsid w:val="000E4FB3"/>
    <w:rsid w:val="000E697A"/>
    <w:rsid w:val="000F745E"/>
    <w:rsid w:val="00103D3B"/>
    <w:rsid w:val="00105C00"/>
    <w:rsid w:val="00107587"/>
    <w:rsid w:val="00107B19"/>
    <w:rsid w:val="00111A4B"/>
    <w:rsid w:val="00115CCB"/>
    <w:rsid w:val="0011606A"/>
    <w:rsid w:val="00122F1C"/>
    <w:rsid w:val="00123437"/>
    <w:rsid w:val="00123F6F"/>
    <w:rsid w:val="00130673"/>
    <w:rsid w:val="00137794"/>
    <w:rsid w:val="00137D89"/>
    <w:rsid w:val="00140ABF"/>
    <w:rsid w:val="0014462E"/>
    <w:rsid w:val="00146A16"/>
    <w:rsid w:val="00150B8C"/>
    <w:rsid w:val="00153B9B"/>
    <w:rsid w:val="001575E6"/>
    <w:rsid w:val="0015782B"/>
    <w:rsid w:val="00164ECE"/>
    <w:rsid w:val="0017327E"/>
    <w:rsid w:val="00173AD1"/>
    <w:rsid w:val="00176A1B"/>
    <w:rsid w:val="0018150E"/>
    <w:rsid w:val="001A0431"/>
    <w:rsid w:val="001A44C6"/>
    <w:rsid w:val="001C21CC"/>
    <w:rsid w:val="001D35B8"/>
    <w:rsid w:val="001D7710"/>
    <w:rsid w:val="001E320D"/>
    <w:rsid w:val="001F1958"/>
    <w:rsid w:val="00205BCF"/>
    <w:rsid w:val="002121B2"/>
    <w:rsid w:val="002344D6"/>
    <w:rsid w:val="002345BB"/>
    <w:rsid w:val="002439F2"/>
    <w:rsid w:val="0024796B"/>
    <w:rsid w:val="002533CD"/>
    <w:rsid w:val="002576DD"/>
    <w:rsid w:val="00265033"/>
    <w:rsid w:val="00265081"/>
    <w:rsid w:val="00265117"/>
    <w:rsid w:val="0026556F"/>
    <w:rsid w:val="0026674D"/>
    <w:rsid w:val="00267915"/>
    <w:rsid w:val="00267D32"/>
    <w:rsid w:val="0028401D"/>
    <w:rsid w:val="00287B50"/>
    <w:rsid w:val="002A6682"/>
    <w:rsid w:val="002B35CA"/>
    <w:rsid w:val="002B451B"/>
    <w:rsid w:val="002B5C2A"/>
    <w:rsid w:val="002B6D04"/>
    <w:rsid w:val="002C13C3"/>
    <w:rsid w:val="002C1682"/>
    <w:rsid w:val="002C23F2"/>
    <w:rsid w:val="002C6749"/>
    <w:rsid w:val="002C7046"/>
    <w:rsid w:val="002D13B3"/>
    <w:rsid w:val="002D2B25"/>
    <w:rsid w:val="002D3A16"/>
    <w:rsid w:val="002D74C2"/>
    <w:rsid w:val="002E0343"/>
    <w:rsid w:val="002E0B65"/>
    <w:rsid w:val="002F0864"/>
    <w:rsid w:val="002F3C09"/>
    <w:rsid w:val="002F4D8A"/>
    <w:rsid w:val="003000DC"/>
    <w:rsid w:val="00303312"/>
    <w:rsid w:val="00305AA6"/>
    <w:rsid w:val="00314A66"/>
    <w:rsid w:val="00325529"/>
    <w:rsid w:val="003320CC"/>
    <w:rsid w:val="00333E2F"/>
    <w:rsid w:val="00334AD0"/>
    <w:rsid w:val="00334DD8"/>
    <w:rsid w:val="0033683D"/>
    <w:rsid w:val="00336FEE"/>
    <w:rsid w:val="00340352"/>
    <w:rsid w:val="00352CF9"/>
    <w:rsid w:val="003611CF"/>
    <w:rsid w:val="003617EB"/>
    <w:rsid w:val="003632FC"/>
    <w:rsid w:val="00364F21"/>
    <w:rsid w:val="00365745"/>
    <w:rsid w:val="00370FF4"/>
    <w:rsid w:val="003755C4"/>
    <w:rsid w:val="00382FB1"/>
    <w:rsid w:val="003927EE"/>
    <w:rsid w:val="00393449"/>
    <w:rsid w:val="00397094"/>
    <w:rsid w:val="0039766A"/>
    <w:rsid w:val="003A0588"/>
    <w:rsid w:val="003A3DA9"/>
    <w:rsid w:val="003A4333"/>
    <w:rsid w:val="003B00D2"/>
    <w:rsid w:val="003B422C"/>
    <w:rsid w:val="003B5E55"/>
    <w:rsid w:val="003C7A2D"/>
    <w:rsid w:val="003D1874"/>
    <w:rsid w:val="003E686F"/>
    <w:rsid w:val="003F2674"/>
    <w:rsid w:val="003F6D5E"/>
    <w:rsid w:val="003F721C"/>
    <w:rsid w:val="004079D9"/>
    <w:rsid w:val="004165DE"/>
    <w:rsid w:val="00423420"/>
    <w:rsid w:val="00424136"/>
    <w:rsid w:val="0042424E"/>
    <w:rsid w:val="004326D3"/>
    <w:rsid w:val="004332D1"/>
    <w:rsid w:val="00433DFE"/>
    <w:rsid w:val="004358BE"/>
    <w:rsid w:val="00435A7C"/>
    <w:rsid w:val="00436AF2"/>
    <w:rsid w:val="004370D7"/>
    <w:rsid w:val="00441648"/>
    <w:rsid w:val="004430E2"/>
    <w:rsid w:val="00453CA1"/>
    <w:rsid w:val="0045541E"/>
    <w:rsid w:val="00456B8E"/>
    <w:rsid w:val="00461294"/>
    <w:rsid w:val="004632AF"/>
    <w:rsid w:val="00463540"/>
    <w:rsid w:val="00464229"/>
    <w:rsid w:val="00464944"/>
    <w:rsid w:val="00466967"/>
    <w:rsid w:val="00466999"/>
    <w:rsid w:val="0048050A"/>
    <w:rsid w:val="00482C96"/>
    <w:rsid w:val="00485FF6"/>
    <w:rsid w:val="0048736F"/>
    <w:rsid w:val="00487984"/>
    <w:rsid w:val="0049090D"/>
    <w:rsid w:val="00497813"/>
    <w:rsid w:val="004A4666"/>
    <w:rsid w:val="004B1352"/>
    <w:rsid w:val="004B6DA0"/>
    <w:rsid w:val="004C31DF"/>
    <w:rsid w:val="004C50F9"/>
    <w:rsid w:val="004C51F4"/>
    <w:rsid w:val="004E7267"/>
    <w:rsid w:val="004F00E1"/>
    <w:rsid w:val="004F1CB5"/>
    <w:rsid w:val="00524496"/>
    <w:rsid w:val="00526A90"/>
    <w:rsid w:val="00536973"/>
    <w:rsid w:val="00541F6E"/>
    <w:rsid w:val="00543700"/>
    <w:rsid w:val="00546802"/>
    <w:rsid w:val="00547A61"/>
    <w:rsid w:val="00555992"/>
    <w:rsid w:val="00555F91"/>
    <w:rsid w:val="0055732F"/>
    <w:rsid w:val="0056033F"/>
    <w:rsid w:val="00562C7D"/>
    <w:rsid w:val="0057099D"/>
    <w:rsid w:val="0057302F"/>
    <w:rsid w:val="0057444D"/>
    <w:rsid w:val="00575516"/>
    <w:rsid w:val="00575EA0"/>
    <w:rsid w:val="00580248"/>
    <w:rsid w:val="00581994"/>
    <w:rsid w:val="00582116"/>
    <w:rsid w:val="005872B0"/>
    <w:rsid w:val="005908C6"/>
    <w:rsid w:val="005A12A0"/>
    <w:rsid w:val="005A152F"/>
    <w:rsid w:val="005A42E1"/>
    <w:rsid w:val="005A58D3"/>
    <w:rsid w:val="005B09ED"/>
    <w:rsid w:val="005B30C3"/>
    <w:rsid w:val="005B35F7"/>
    <w:rsid w:val="005B49BA"/>
    <w:rsid w:val="005B5044"/>
    <w:rsid w:val="005C4355"/>
    <w:rsid w:val="005C5564"/>
    <w:rsid w:val="005C70C1"/>
    <w:rsid w:val="005D462F"/>
    <w:rsid w:val="005E3A17"/>
    <w:rsid w:val="005E596F"/>
    <w:rsid w:val="005E7594"/>
    <w:rsid w:val="005E7FAB"/>
    <w:rsid w:val="005F0F53"/>
    <w:rsid w:val="005F1928"/>
    <w:rsid w:val="005F3805"/>
    <w:rsid w:val="005F693E"/>
    <w:rsid w:val="006038B7"/>
    <w:rsid w:val="00604683"/>
    <w:rsid w:val="00605CD8"/>
    <w:rsid w:val="006118A2"/>
    <w:rsid w:val="0061334C"/>
    <w:rsid w:val="0062140D"/>
    <w:rsid w:val="00624B2B"/>
    <w:rsid w:val="006327C6"/>
    <w:rsid w:val="00635DA5"/>
    <w:rsid w:val="00641DFF"/>
    <w:rsid w:val="00642CBF"/>
    <w:rsid w:val="006542D4"/>
    <w:rsid w:val="00662EC6"/>
    <w:rsid w:val="00663FDE"/>
    <w:rsid w:val="00666712"/>
    <w:rsid w:val="00666B0D"/>
    <w:rsid w:val="00671D0C"/>
    <w:rsid w:val="00672CE3"/>
    <w:rsid w:val="006803E7"/>
    <w:rsid w:val="006807D3"/>
    <w:rsid w:val="006920E4"/>
    <w:rsid w:val="00692287"/>
    <w:rsid w:val="006951D0"/>
    <w:rsid w:val="006959D8"/>
    <w:rsid w:val="0069714D"/>
    <w:rsid w:val="006B3D52"/>
    <w:rsid w:val="006B4A0C"/>
    <w:rsid w:val="006C1367"/>
    <w:rsid w:val="006C1AFB"/>
    <w:rsid w:val="006D36E5"/>
    <w:rsid w:val="006E28A8"/>
    <w:rsid w:val="006E5101"/>
    <w:rsid w:val="006E56F8"/>
    <w:rsid w:val="006E7230"/>
    <w:rsid w:val="006E72C6"/>
    <w:rsid w:val="006F01BE"/>
    <w:rsid w:val="006F2DCC"/>
    <w:rsid w:val="006F3B10"/>
    <w:rsid w:val="00701DFD"/>
    <w:rsid w:val="00702963"/>
    <w:rsid w:val="0070741E"/>
    <w:rsid w:val="00713B24"/>
    <w:rsid w:val="0072115D"/>
    <w:rsid w:val="007256FE"/>
    <w:rsid w:val="007304F9"/>
    <w:rsid w:val="00731CF6"/>
    <w:rsid w:val="00736D5E"/>
    <w:rsid w:val="00740CD0"/>
    <w:rsid w:val="007423ED"/>
    <w:rsid w:val="00743E06"/>
    <w:rsid w:val="00754C8D"/>
    <w:rsid w:val="00756520"/>
    <w:rsid w:val="007744E1"/>
    <w:rsid w:val="00774AC8"/>
    <w:rsid w:val="0079217C"/>
    <w:rsid w:val="0079302E"/>
    <w:rsid w:val="007A64FA"/>
    <w:rsid w:val="007B6601"/>
    <w:rsid w:val="007B6798"/>
    <w:rsid w:val="007B7B91"/>
    <w:rsid w:val="007C167E"/>
    <w:rsid w:val="007C54EC"/>
    <w:rsid w:val="007D2E74"/>
    <w:rsid w:val="007D5C61"/>
    <w:rsid w:val="007D68E8"/>
    <w:rsid w:val="007F362C"/>
    <w:rsid w:val="007F4211"/>
    <w:rsid w:val="00801CE3"/>
    <w:rsid w:val="00803740"/>
    <w:rsid w:val="00803772"/>
    <w:rsid w:val="008055BD"/>
    <w:rsid w:val="00812DE6"/>
    <w:rsid w:val="008202E6"/>
    <w:rsid w:val="00827237"/>
    <w:rsid w:val="0083119E"/>
    <w:rsid w:val="008323ED"/>
    <w:rsid w:val="008324F1"/>
    <w:rsid w:val="00840B99"/>
    <w:rsid w:val="00845827"/>
    <w:rsid w:val="00850DE5"/>
    <w:rsid w:val="00853954"/>
    <w:rsid w:val="008604AA"/>
    <w:rsid w:val="00861F41"/>
    <w:rsid w:val="0087106A"/>
    <w:rsid w:val="008804BE"/>
    <w:rsid w:val="0088084F"/>
    <w:rsid w:val="00882C0A"/>
    <w:rsid w:val="0088392C"/>
    <w:rsid w:val="008867ED"/>
    <w:rsid w:val="00886871"/>
    <w:rsid w:val="00887B16"/>
    <w:rsid w:val="00887F4C"/>
    <w:rsid w:val="00894E36"/>
    <w:rsid w:val="008B2C4D"/>
    <w:rsid w:val="008B5314"/>
    <w:rsid w:val="008C523D"/>
    <w:rsid w:val="008D0BD9"/>
    <w:rsid w:val="008D2F9E"/>
    <w:rsid w:val="008E5E4B"/>
    <w:rsid w:val="008F1220"/>
    <w:rsid w:val="008F26CB"/>
    <w:rsid w:val="009078A3"/>
    <w:rsid w:val="009100B8"/>
    <w:rsid w:val="009104F1"/>
    <w:rsid w:val="009132E0"/>
    <w:rsid w:val="00915E59"/>
    <w:rsid w:val="009203A8"/>
    <w:rsid w:val="009218D0"/>
    <w:rsid w:val="00926B9A"/>
    <w:rsid w:val="00927CCA"/>
    <w:rsid w:val="009308CD"/>
    <w:rsid w:val="00930F65"/>
    <w:rsid w:val="009337BA"/>
    <w:rsid w:val="00945220"/>
    <w:rsid w:val="009453F5"/>
    <w:rsid w:val="009479F1"/>
    <w:rsid w:val="00947E6D"/>
    <w:rsid w:val="00952CD3"/>
    <w:rsid w:val="00961215"/>
    <w:rsid w:val="00963F60"/>
    <w:rsid w:val="00966BB9"/>
    <w:rsid w:val="009722F0"/>
    <w:rsid w:val="009734E8"/>
    <w:rsid w:val="00974ADC"/>
    <w:rsid w:val="00975015"/>
    <w:rsid w:val="00975C29"/>
    <w:rsid w:val="009762B6"/>
    <w:rsid w:val="00982E9E"/>
    <w:rsid w:val="009A3D9D"/>
    <w:rsid w:val="009A7226"/>
    <w:rsid w:val="009B01A0"/>
    <w:rsid w:val="009B155B"/>
    <w:rsid w:val="009B4644"/>
    <w:rsid w:val="009B6392"/>
    <w:rsid w:val="009C4184"/>
    <w:rsid w:val="009C6A5A"/>
    <w:rsid w:val="009D525F"/>
    <w:rsid w:val="009D75FA"/>
    <w:rsid w:val="009E5F57"/>
    <w:rsid w:val="009F56EB"/>
    <w:rsid w:val="009F7289"/>
    <w:rsid w:val="009F7A23"/>
    <w:rsid w:val="00A01B2C"/>
    <w:rsid w:val="00A063EC"/>
    <w:rsid w:val="00A06A6B"/>
    <w:rsid w:val="00A20453"/>
    <w:rsid w:val="00A27EBE"/>
    <w:rsid w:val="00A27F49"/>
    <w:rsid w:val="00A30AD6"/>
    <w:rsid w:val="00A52E27"/>
    <w:rsid w:val="00A543EA"/>
    <w:rsid w:val="00A55312"/>
    <w:rsid w:val="00A55ABE"/>
    <w:rsid w:val="00A67EBB"/>
    <w:rsid w:val="00A82185"/>
    <w:rsid w:val="00A82203"/>
    <w:rsid w:val="00A86C67"/>
    <w:rsid w:val="00A9333B"/>
    <w:rsid w:val="00A95F80"/>
    <w:rsid w:val="00A97626"/>
    <w:rsid w:val="00AB749D"/>
    <w:rsid w:val="00AC062B"/>
    <w:rsid w:val="00AC7DBB"/>
    <w:rsid w:val="00AD5751"/>
    <w:rsid w:val="00AD6CB1"/>
    <w:rsid w:val="00AD6F6D"/>
    <w:rsid w:val="00AD77D5"/>
    <w:rsid w:val="00AE4682"/>
    <w:rsid w:val="00AE476A"/>
    <w:rsid w:val="00AE5F86"/>
    <w:rsid w:val="00AE6BFC"/>
    <w:rsid w:val="00AF00FA"/>
    <w:rsid w:val="00AF081F"/>
    <w:rsid w:val="00AF0E11"/>
    <w:rsid w:val="00AF169C"/>
    <w:rsid w:val="00B007BB"/>
    <w:rsid w:val="00B02F28"/>
    <w:rsid w:val="00B06FD0"/>
    <w:rsid w:val="00B10271"/>
    <w:rsid w:val="00B153B7"/>
    <w:rsid w:val="00B27CC7"/>
    <w:rsid w:val="00B30AD4"/>
    <w:rsid w:val="00B40D4C"/>
    <w:rsid w:val="00B452A7"/>
    <w:rsid w:val="00B45DB9"/>
    <w:rsid w:val="00B4690E"/>
    <w:rsid w:val="00B72FBE"/>
    <w:rsid w:val="00B7385A"/>
    <w:rsid w:val="00B87DF4"/>
    <w:rsid w:val="00B9301E"/>
    <w:rsid w:val="00B95C3A"/>
    <w:rsid w:val="00B96A54"/>
    <w:rsid w:val="00BA2CED"/>
    <w:rsid w:val="00BA5B8E"/>
    <w:rsid w:val="00BA6E61"/>
    <w:rsid w:val="00BB11BB"/>
    <w:rsid w:val="00BB2DC2"/>
    <w:rsid w:val="00BB2DF6"/>
    <w:rsid w:val="00BC1A78"/>
    <w:rsid w:val="00BC2698"/>
    <w:rsid w:val="00BC4065"/>
    <w:rsid w:val="00BD3600"/>
    <w:rsid w:val="00BD74DD"/>
    <w:rsid w:val="00BE4F0B"/>
    <w:rsid w:val="00BF0C10"/>
    <w:rsid w:val="00BF24DE"/>
    <w:rsid w:val="00BF2F86"/>
    <w:rsid w:val="00BF3411"/>
    <w:rsid w:val="00BF46D0"/>
    <w:rsid w:val="00BF66D1"/>
    <w:rsid w:val="00C00252"/>
    <w:rsid w:val="00C01E36"/>
    <w:rsid w:val="00C05EF0"/>
    <w:rsid w:val="00C06B18"/>
    <w:rsid w:val="00C11183"/>
    <w:rsid w:val="00C13D8E"/>
    <w:rsid w:val="00C20B13"/>
    <w:rsid w:val="00C264EE"/>
    <w:rsid w:val="00C27267"/>
    <w:rsid w:val="00C2781E"/>
    <w:rsid w:val="00C31917"/>
    <w:rsid w:val="00C40E5F"/>
    <w:rsid w:val="00C465B1"/>
    <w:rsid w:val="00C57B24"/>
    <w:rsid w:val="00C60AAC"/>
    <w:rsid w:val="00C63E60"/>
    <w:rsid w:val="00C7011F"/>
    <w:rsid w:val="00C70130"/>
    <w:rsid w:val="00C737EE"/>
    <w:rsid w:val="00C77D52"/>
    <w:rsid w:val="00C81561"/>
    <w:rsid w:val="00C82176"/>
    <w:rsid w:val="00C826F2"/>
    <w:rsid w:val="00C834A2"/>
    <w:rsid w:val="00C87E4E"/>
    <w:rsid w:val="00C93DF3"/>
    <w:rsid w:val="00CA2BEC"/>
    <w:rsid w:val="00CB2515"/>
    <w:rsid w:val="00CB5C8B"/>
    <w:rsid w:val="00CC330B"/>
    <w:rsid w:val="00CC3444"/>
    <w:rsid w:val="00CC3F1D"/>
    <w:rsid w:val="00CC728A"/>
    <w:rsid w:val="00CD164A"/>
    <w:rsid w:val="00CD3C12"/>
    <w:rsid w:val="00CD616B"/>
    <w:rsid w:val="00CD6268"/>
    <w:rsid w:val="00CE0407"/>
    <w:rsid w:val="00CF154E"/>
    <w:rsid w:val="00CF25DF"/>
    <w:rsid w:val="00CF5624"/>
    <w:rsid w:val="00CF7B05"/>
    <w:rsid w:val="00D05D75"/>
    <w:rsid w:val="00D07E4F"/>
    <w:rsid w:val="00D20E4D"/>
    <w:rsid w:val="00D22017"/>
    <w:rsid w:val="00D308CE"/>
    <w:rsid w:val="00D323EE"/>
    <w:rsid w:val="00D32A03"/>
    <w:rsid w:val="00D33BEE"/>
    <w:rsid w:val="00D355BB"/>
    <w:rsid w:val="00D408A7"/>
    <w:rsid w:val="00D40DC7"/>
    <w:rsid w:val="00D423B5"/>
    <w:rsid w:val="00D475CE"/>
    <w:rsid w:val="00D57121"/>
    <w:rsid w:val="00D57436"/>
    <w:rsid w:val="00D603B2"/>
    <w:rsid w:val="00D6086F"/>
    <w:rsid w:val="00D62D56"/>
    <w:rsid w:val="00D810B5"/>
    <w:rsid w:val="00D850A7"/>
    <w:rsid w:val="00D9203D"/>
    <w:rsid w:val="00D92751"/>
    <w:rsid w:val="00D92F47"/>
    <w:rsid w:val="00D97EFC"/>
    <w:rsid w:val="00DA3A4D"/>
    <w:rsid w:val="00DA3FE1"/>
    <w:rsid w:val="00DA4324"/>
    <w:rsid w:val="00DA5F1A"/>
    <w:rsid w:val="00DA71E8"/>
    <w:rsid w:val="00DB0499"/>
    <w:rsid w:val="00DB47FB"/>
    <w:rsid w:val="00DB6433"/>
    <w:rsid w:val="00DB6D0F"/>
    <w:rsid w:val="00DB6F2D"/>
    <w:rsid w:val="00DC096C"/>
    <w:rsid w:val="00DC6623"/>
    <w:rsid w:val="00DD09CF"/>
    <w:rsid w:val="00DD1D86"/>
    <w:rsid w:val="00DD3E69"/>
    <w:rsid w:val="00DD4274"/>
    <w:rsid w:val="00DD58BA"/>
    <w:rsid w:val="00DD5E82"/>
    <w:rsid w:val="00DE0424"/>
    <w:rsid w:val="00DE23E3"/>
    <w:rsid w:val="00DE2652"/>
    <w:rsid w:val="00DE2983"/>
    <w:rsid w:val="00DE55A8"/>
    <w:rsid w:val="00DF2216"/>
    <w:rsid w:val="00DF38FB"/>
    <w:rsid w:val="00DF5B79"/>
    <w:rsid w:val="00E02752"/>
    <w:rsid w:val="00E06C7C"/>
    <w:rsid w:val="00E11E6B"/>
    <w:rsid w:val="00E130C1"/>
    <w:rsid w:val="00E137C4"/>
    <w:rsid w:val="00E144C7"/>
    <w:rsid w:val="00E20B0F"/>
    <w:rsid w:val="00E2229E"/>
    <w:rsid w:val="00E23F2E"/>
    <w:rsid w:val="00E24E27"/>
    <w:rsid w:val="00E25201"/>
    <w:rsid w:val="00E26DE1"/>
    <w:rsid w:val="00E27266"/>
    <w:rsid w:val="00E308E2"/>
    <w:rsid w:val="00E35B5B"/>
    <w:rsid w:val="00E373FC"/>
    <w:rsid w:val="00E4354B"/>
    <w:rsid w:val="00E47222"/>
    <w:rsid w:val="00E5371F"/>
    <w:rsid w:val="00E56267"/>
    <w:rsid w:val="00E56C78"/>
    <w:rsid w:val="00E67B79"/>
    <w:rsid w:val="00E76B83"/>
    <w:rsid w:val="00E77AC7"/>
    <w:rsid w:val="00E811DB"/>
    <w:rsid w:val="00E87521"/>
    <w:rsid w:val="00E93325"/>
    <w:rsid w:val="00E965B0"/>
    <w:rsid w:val="00E96797"/>
    <w:rsid w:val="00EA0108"/>
    <w:rsid w:val="00EA1E12"/>
    <w:rsid w:val="00EA6E27"/>
    <w:rsid w:val="00EB18A8"/>
    <w:rsid w:val="00EB4CFC"/>
    <w:rsid w:val="00EB7715"/>
    <w:rsid w:val="00EC13D2"/>
    <w:rsid w:val="00EC1708"/>
    <w:rsid w:val="00EC63AC"/>
    <w:rsid w:val="00ED0F52"/>
    <w:rsid w:val="00EE23C4"/>
    <w:rsid w:val="00EE40B1"/>
    <w:rsid w:val="00EE5048"/>
    <w:rsid w:val="00EF48A1"/>
    <w:rsid w:val="00EF5A81"/>
    <w:rsid w:val="00EF6BF6"/>
    <w:rsid w:val="00F005E5"/>
    <w:rsid w:val="00F06F8B"/>
    <w:rsid w:val="00F1259A"/>
    <w:rsid w:val="00F12E45"/>
    <w:rsid w:val="00F13C23"/>
    <w:rsid w:val="00F21EE8"/>
    <w:rsid w:val="00F26833"/>
    <w:rsid w:val="00F26DED"/>
    <w:rsid w:val="00F30BB5"/>
    <w:rsid w:val="00F561C7"/>
    <w:rsid w:val="00F732DB"/>
    <w:rsid w:val="00F773B2"/>
    <w:rsid w:val="00F80317"/>
    <w:rsid w:val="00F80B6C"/>
    <w:rsid w:val="00F879D0"/>
    <w:rsid w:val="00F914D5"/>
    <w:rsid w:val="00F91F2E"/>
    <w:rsid w:val="00F92CBF"/>
    <w:rsid w:val="00F96BCA"/>
    <w:rsid w:val="00FA593C"/>
    <w:rsid w:val="00FC09D2"/>
    <w:rsid w:val="00FC2E91"/>
    <w:rsid w:val="00FC3A1B"/>
    <w:rsid w:val="00FC5898"/>
    <w:rsid w:val="00FC6D79"/>
    <w:rsid w:val="00FD554E"/>
    <w:rsid w:val="00FD64D6"/>
    <w:rsid w:val="00FE3491"/>
    <w:rsid w:val="00FE3597"/>
    <w:rsid w:val="00FE59F2"/>
    <w:rsid w:val="00FF63FC"/>
    <w:rsid w:val="00FF7680"/>
    <w:rsid w:val="41E85F2A"/>
    <w:rsid w:val="4719D55E"/>
    <w:rsid w:val="4A844F59"/>
    <w:rsid w:val="63330953"/>
    <w:rsid w:val="7141C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96CE3F"/>
  <w15:docId w15:val="{35F1197A-C663-2349-AB42-C553B950C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B2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44D6"/>
    <w:pPr>
      <w:ind w:left="720"/>
      <w:contextualSpacing/>
    </w:pPr>
  </w:style>
  <w:style w:type="character" w:customStyle="1" w:styleId="apple-converted-space">
    <w:name w:val="apple-converted-space"/>
    <w:basedOn w:val="DefaultParagraphFont"/>
    <w:rsid w:val="001C21CC"/>
  </w:style>
  <w:style w:type="character" w:styleId="Hyperlink">
    <w:name w:val="Hyperlink"/>
    <w:basedOn w:val="DefaultParagraphFont"/>
    <w:uiPriority w:val="99"/>
    <w:semiHidden/>
    <w:unhideWhenUsed/>
    <w:rsid w:val="00801CE3"/>
    <w:rPr>
      <w:color w:val="0000FF"/>
      <w:u w:val="single"/>
    </w:rPr>
  </w:style>
  <w:style w:type="character" w:customStyle="1" w:styleId="xref-popover-trigger">
    <w:name w:val="xref-popover-trigger"/>
    <w:basedOn w:val="DefaultParagraphFont"/>
    <w:rsid w:val="00E56267"/>
  </w:style>
  <w:style w:type="character" w:customStyle="1" w:styleId="single-anchor">
    <w:name w:val="single-anchor"/>
    <w:basedOn w:val="DefaultParagraphFont"/>
    <w:rsid w:val="00E56267"/>
  </w:style>
  <w:style w:type="character" w:customStyle="1" w:styleId="api">
    <w:name w:val="api"/>
    <w:basedOn w:val="DefaultParagraphFont"/>
    <w:rsid w:val="005D462F"/>
  </w:style>
  <w:style w:type="paragraph" w:customStyle="1" w:styleId="paragraph">
    <w:name w:val="paragraph"/>
    <w:basedOn w:val="Normal"/>
    <w:rsid w:val="00966BB9"/>
    <w:pPr>
      <w:spacing w:before="100" w:beforeAutospacing="1" w:after="100" w:afterAutospacing="1"/>
    </w:pPr>
  </w:style>
  <w:style w:type="character" w:customStyle="1" w:styleId="normaltextrun">
    <w:name w:val="normaltextrun"/>
    <w:basedOn w:val="DefaultParagraphFont"/>
    <w:rsid w:val="00966BB9"/>
  </w:style>
  <w:style w:type="character" w:customStyle="1" w:styleId="eop">
    <w:name w:val="eop"/>
    <w:basedOn w:val="DefaultParagraphFont"/>
    <w:rsid w:val="00966BB9"/>
  </w:style>
  <w:style w:type="paragraph" w:customStyle="1" w:styleId="EndNoteBibliographyTitle">
    <w:name w:val="EndNote Bibliography Title"/>
    <w:basedOn w:val="Normal"/>
    <w:link w:val="EndNoteBibliographyTitleChar"/>
    <w:rsid w:val="005E3A17"/>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5E3A17"/>
    <w:rPr>
      <w:rFonts w:ascii="Calibri" w:eastAsia="Times New Roman" w:hAnsi="Calibri" w:cs="Calibri"/>
    </w:rPr>
  </w:style>
  <w:style w:type="paragraph" w:customStyle="1" w:styleId="EndNoteBibliography">
    <w:name w:val="EndNote Bibliography"/>
    <w:basedOn w:val="Normal"/>
    <w:link w:val="EndNoteBibliographyChar"/>
    <w:rsid w:val="005E3A17"/>
    <w:rPr>
      <w:rFonts w:ascii="Calibri" w:hAnsi="Calibri" w:cs="Calibri"/>
    </w:rPr>
  </w:style>
  <w:style w:type="character" w:customStyle="1" w:styleId="EndNoteBibliographyChar">
    <w:name w:val="EndNote Bibliography Char"/>
    <w:basedOn w:val="DefaultParagraphFont"/>
    <w:link w:val="EndNoteBibliography"/>
    <w:rsid w:val="005E3A17"/>
    <w:rPr>
      <w:rFonts w:ascii="Calibri" w:eastAsia="Times New Roman" w:hAnsi="Calibri" w:cs="Calibri"/>
    </w:rPr>
  </w:style>
  <w:style w:type="character" w:customStyle="1" w:styleId="mathspan">
    <w:name w:val="mathspan"/>
    <w:basedOn w:val="DefaultParagraphFont"/>
    <w:rsid w:val="00624B2B"/>
  </w:style>
  <w:style w:type="character" w:customStyle="1" w:styleId="scxw237321104">
    <w:name w:val="scxw237321104"/>
    <w:basedOn w:val="DefaultParagraphFont"/>
    <w:rsid w:val="00624B2B"/>
  </w:style>
  <w:style w:type="character" w:customStyle="1" w:styleId="mi">
    <w:name w:val="mi"/>
    <w:basedOn w:val="DefaultParagraphFont"/>
    <w:rsid w:val="00624B2B"/>
  </w:style>
  <w:style w:type="character" w:customStyle="1" w:styleId="mn">
    <w:name w:val="mn"/>
    <w:basedOn w:val="DefaultParagraphFont"/>
    <w:rsid w:val="00624B2B"/>
  </w:style>
  <w:style w:type="character" w:customStyle="1" w:styleId="mo">
    <w:name w:val="mo"/>
    <w:basedOn w:val="DefaultParagraphFont"/>
    <w:rsid w:val="00624B2B"/>
  </w:style>
  <w:style w:type="character" w:customStyle="1" w:styleId="mjxassistivemathml">
    <w:name w:val="mjx_assistive_mathml"/>
    <w:basedOn w:val="DefaultParagraphFont"/>
    <w:rsid w:val="00624B2B"/>
  </w:style>
  <w:style w:type="character" w:customStyle="1" w:styleId="equationplaceholdertext">
    <w:name w:val="equationplaceholdertext"/>
    <w:basedOn w:val="DefaultParagraphFont"/>
    <w:rsid w:val="00624B2B"/>
  </w:style>
  <w:style w:type="character" w:customStyle="1" w:styleId="scxw222163317">
    <w:name w:val="scxw222163317"/>
    <w:basedOn w:val="DefaultParagraphFont"/>
    <w:rsid w:val="00624B2B"/>
  </w:style>
  <w:style w:type="character" w:customStyle="1" w:styleId="scxw36415172">
    <w:name w:val="scxw36415172"/>
    <w:basedOn w:val="DefaultParagraphFont"/>
    <w:rsid w:val="00A52E27"/>
  </w:style>
  <w:style w:type="character" w:customStyle="1" w:styleId="scxw134387795">
    <w:name w:val="scxw134387795"/>
    <w:basedOn w:val="DefaultParagraphFont"/>
    <w:rsid w:val="00DE23E3"/>
  </w:style>
  <w:style w:type="table" w:styleId="PlainTable2">
    <w:name w:val="Plain Table 2"/>
    <w:basedOn w:val="TableNormal"/>
    <w:uiPriority w:val="42"/>
    <w:rsid w:val="00424136"/>
    <w:rPr>
      <w:rFonts w:eastAsiaTheme="minorEastAsia"/>
      <w:sz w:val="22"/>
      <w:szCs w:val="22"/>
      <w:lang w:eastAsia="zh-C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A67E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96797"/>
    <w:rPr>
      <w:color w:val="954F72" w:themeColor="followedHyperlink"/>
      <w:u w:val="single"/>
    </w:rPr>
  </w:style>
  <w:style w:type="paragraph" w:styleId="Revision">
    <w:name w:val="Revision"/>
    <w:hidden/>
    <w:uiPriority w:val="99"/>
    <w:semiHidden/>
    <w:rsid w:val="00803772"/>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5872B0"/>
    <w:rPr>
      <w:sz w:val="16"/>
      <w:szCs w:val="16"/>
    </w:rPr>
  </w:style>
  <w:style w:type="paragraph" w:styleId="CommentText">
    <w:name w:val="annotation text"/>
    <w:basedOn w:val="Normal"/>
    <w:link w:val="CommentTextChar"/>
    <w:uiPriority w:val="99"/>
    <w:unhideWhenUsed/>
    <w:rsid w:val="005872B0"/>
    <w:rPr>
      <w:sz w:val="20"/>
      <w:szCs w:val="20"/>
    </w:rPr>
  </w:style>
  <w:style w:type="character" w:customStyle="1" w:styleId="CommentTextChar">
    <w:name w:val="Comment Text Char"/>
    <w:basedOn w:val="DefaultParagraphFont"/>
    <w:link w:val="CommentText"/>
    <w:uiPriority w:val="99"/>
    <w:rsid w:val="005872B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872B0"/>
    <w:rPr>
      <w:b/>
      <w:bCs/>
    </w:rPr>
  </w:style>
  <w:style w:type="character" w:customStyle="1" w:styleId="CommentSubjectChar">
    <w:name w:val="Comment Subject Char"/>
    <w:basedOn w:val="CommentTextChar"/>
    <w:link w:val="CommentSubject"/>
    <w:uiPriority w:val="99"/>
    <w:semiHidden/>
    <w:rsid w:val="005872B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9479F1"/>
    <w:pPr>
      <w:tabs>
        <w:tab w:val="center" w:pos="4680"/>
        <w:tab w:val="right" w:pos="9360"/>
      </w:tabs>
    </w:pPr>
  </w:style>
  <w:style w:type="character" w:customStyle="1" w:styleId="HeaderChar">
    <w:name w:val="Header Char"/>
    <w:basedOn w:val="DefaultParagraphFont"/>
    <w:link w:val="Header"/>
    <w:uiPriority w:val="99"/>
    <w:rsid w:val="009479F1"/>
    <w:rPr>
      <w:rFonts w:ascii="Times New Roman" w:eastAsia="Times New Roman" w:hAnsi="Times New Roman" w:cs="Times New Roman"/>
    </w:rPr>
  </w:style>
  <w:style w:type="paragraph" w:styleId="Footer">
    <w:name w:val="footer"/>
    <w:basedOn w:val="Normal"/>
    <w:link w:val="FooterChar"/>
    <w:uiPriority w:val="99"/>
    <w:unhideWhenUsed/>
    <w:rsid w:val="009479F1"/>
    <w:pPr>
      <w:tabs>
        <w:tab w:val="center" w:pos="4680"/>
        <w:tab w:val="right" w:pos="9360"/>
      </w:tabs>
    </w:pPr>
  </w:style>
  <w:style w:type="character" w:customStyle="1" w:styleId="FooterChar">
    <w:name w:val="Footer Char"/>
    <w:basedOn w:val="DefaultParagraphFont"/>
    <w:link w:val="Footer"/>
    <w:uiPriority w:val="99"/>
    <w:rsid w:val="009479F1"/>
    <w:rPr>
      <w:rFonts w:ascii="Times New Roman" w:eastAsia="Times New Roman" w:hAnsi="Times New Roman" w:cs="Times New Roman"/>
    </w:rPr>
  </w:style>
  <w:style w:type="paragraph" w:styleId="NormalWeb">
    <w:name w:val="Normal (Web)"/>
    <w:basedOn w:val="Normal"/>
    <w:uiPriority w:val="99"/>
    <w:semiHidden/>
    <w:unhideWhenUsed/>
    <w:rsid w:val="00E2229E"/>
    <w:pPr>
      <w:spacing w:before="100" w:beforeAutospacing="1" w:after="100" w:afterAutospacing="1"/>
    </w:pPr>
  </w:style>
  <w:style w:type="paragraph" w:customStyle="1" w:styleId="Default">
    <w:name w:val="Default"/>
    <w:rsid w:val="00850DE5"/>
    <w:pPr>
      <w:autoSpaceDE w:val="0"/>
      <w:autoSpaceDN w:val="0"/>
      <w:adjustRightInd w:val="0"/>
    </w:pPr>
    <w:rPr>
      <w:rFonts w:ascii="Calibri" w:hAnsi="Calibri" w:cs="Calibri"/>
      <w:color w:val="000000"/>
    </w:rPr>
  </w:style>
  <w:style w:type="paragraph" w:styleId="Caption">
    <w:name w:val="caption"/>
    <w:basedOn w:val="Normal"/>
    <w:next w:val="Normal"/>
    <w:uiPriority w:val="35"/>
    <w:unhideWhenUsed/>
    <w:qFormat/>
    <w:rsid w:val="00C05EF0"/>
    <w:pPr>
      <w:spacing w:after="200"/>
    </w:pPr>
    <w:rPr>
      <w:rFonts w:asciiTheme="minorHAnsi" w:eastAsiaTheme="minorHAnsi" w:hAnsiTheme="minorHAnsi" w:cstheme="minorBidi"/>
      <w:i/>
      <w:iCs/>
      <w:color w:val="44546A" w:themeColor="text2"/>
      <w:kern w:val="2"/>
      <w:sz w:val="18"/>
      <w:szCs w:val="18"/>
      <w14:ligatures w14:val="standardContextual"/>
    </w:rPr>
  </w:style>
  <w:style w:type="table" w:styleId="GridTable4">
    <w:name w:val="Grid Table 4"/>
    <w:basedOn w:val="TableNormal"/>
    <w:uiPriority w:val="49"/>
    <w:rsid w:val="004332D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4332D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4332D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4332D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4332D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134284">
      <w:bodyDiv w:val="1"/>
      <w:marLeft w:val="0"/>
      <w:marRight w:val="0"/>
      <w:marTop w:val="0"/>
      <w:marBottom w:val="0"/>
      <w:divBdr>
        <w:top w:val="none" w:sz="0" w:space="0" w:color="auto"/>
        <w:left w:val="none" w:sz="0" w:space="0" w:color="auto"/>
        <w:bottom w:val="none" w:sz="0" w:space="0" w:color="auto"/>
        <w:right w:val="none" w:sz="0" w:space="0" w:color="auto"/>
      </w:divBdr>
    </w:div>
    <w:div w:id="272710144">
      <w:bodyDiv w:val="1"/>
      <w:marLeft w:val="0"/>
      <w:marRight w:val="0"/>
      <w:marTop w:val="0"/>
      <w:marBottom w:val="0"/>
      <w:divBdr>
        <w:top w:val="none" w:sz="0" w:space="0" w:color="auto"/>
        <w:left w:val="none" w:sz="0" w:space="0" w:color="auto"/>
        <w:bottom w:val="none" w:sz="0" w:space="0" w:color="auto"/>
        <w:right w:val="none" w:sz="0" w:space="0" w:color="auto"/>
      </w:divBdr>
    </w:div>
    <w:div w:id="299770999">
      <w:bodyDiv w:val="1"/>
      <w:marLeft w:val="0"/>
      <w:marRight w:val="0"/>
      <w:marTop w:val="0"/>
      <w:marBottom w:val="0"/>
      <w:divBdr>
        <w:top w:val="none" w:sz="0" w:space="0" w:color="auto"/>
        <w:left w:val="none" w:sz="0" w:space="0" w:color="auto"/>
        <w:bottom w:val="none" w:sz="0" w:space="0" w:color="auto"/>
        <w:right w:val="none" w:sz="0" w:space="0" w:color="auto"/>
      </w:divBdr>
    </w:div>
    <w:div w:id="345789719">
      <w:bodyDiv w:val="1"/>
      <w:marLeft w:val="0"/>
      <w:marRight w:val="0"/>
      <w:marTop w:val="0"/>
      <w:marBottom w:val="0"/>
      <w:divBdr>
        <w:top w:val="none" w:sz="0" w:space="0" w:color="auto"/>
        <w:left w:val="none" w:sz="0" w:space="0" w:color="auto"/>
        <w:bottom w:val="none" w:sz="0" w:space="0" w:color="auto"/>
        <w:right w:val="none" w:sz="0" w:space="0" w:color="auto"/>
      </w:divBdr>
      <w:divsChild>
        <w:div w:id="860124280">
          <w:marLeft w:val="0"/>
          <w:marRight w:val="0"/>
          <w:marTop w:val="0"/>
          <w:marBottom w:val="0"/>
          <w:divBdr>
            <w:top w:val="none" w:sz="0" w:space="0" w:color="auto"/>
            <w:left w:val="none" w:sz="0" w:space="0" w:color="auto"/>
            <w:bottom w:val="none" w:sz="0" w:space="0" w:color="auto"/>
            <w:right w:val="none" w:sz="0" w:space="0" w:color="auto"/>
          </w:divBdr>
        </w:div>
        <w:div w:id="1427768516">
          <w:marLeft w:val="0"/>
          <w:marRight w:val="0"/>
          <w:marTop w:val="0"/>
          <w:marBottom w:val="0"/>
          <w:divBdr>
            <w:top w:val="none" w:sz="0" w:space="0" w:color="auto"/>
            <w:left w:val="none" w:sz="0" w:space="0" w:color="auto"/>
            <w:bottom w:val="none" w:sz="0" w:space="0" w:color="auto"/>
            <w:right w:val="none" w:sz="0" w:space="0" w:color="auto"/>
          </w:divBdr>
        </w:div>
        <w:div w:id="1719354828">
          <w:marLeft w:val="0"/>
          <w:marRight w:val="0"/>
          <w:marTop w:val="0"/>
          <w:marBottom w:val="0"/>
          <w:divBdr>
            <w:top w:val="none" w:sz="0" w:space="0" w:color="auto"/>
            <w:left w:val="none" w:sz="0" w:space="0" w:color="auto"/>
            <w:bottom w:val="none" w:sz="0" w:space="0" w:color="auto"/>
            <w:right w:val="none" w:sz="0" w:space="0" w:color="auto"/>
          </w:divBdr>
        </w:div>
        <w:div w:id="1136877955">
          <w:marLeft w:val="0"/>
          <w:marRight w:val="0"/>
          <w:marTop w:val="0"/>
          <w:marBottom w:val="0"/>
          <w:divBdr>
            <w:top w:val="none" w:sz="0" w:space="0" w:color="auto"/>
            <w:left w:val="none" w:sz="0" w:space="0" w:color="auto"/>
            <w:bottom w:val="none" w:sz="0" w:space="0" w:color="auto"/>
            <w:right w:val="none" w:sz="0" w:space="0" w:color="auto"/>
          </w:divBdr>
        </w:div>
      </w:divsChild>
    </w:div>
    <w:div w:id="588927536">
      <w:bodyDiv w:val="1"/>
      <w:marLeft w:val="0"/>
      <w:marRight w:val="0"/>
      <w:marTop w:val="0"/>
      <w:marBottom w:val="0"/>
      <w:divBdr>
        <w:top w:val="none" w:sz="0" w:space="0" w:color="auto"/>
        <w:left w:val="none" w:sz="0" w:space="0" w:color="auto"/>
        <w:bottom w:val="none" w:sz="0" w:space="0" w:color="auto"/>
        <w:right w:val="none" w:sz="0" w:space="0" w:color="auto"/>
      </w:divBdr>
    </w:div>
    <w:div w:id="639186186">
      <w:bodyDiv w:val="1"/>
      <w:marLeft w:val="0"/>
      <w:marRight w:val="0"/>
      <w:marTop w:val="0"/>
      <w:marBottom w:val="0"/>
      <w:divBdr>
        <w:top w:val="none" w:sz="0" w:space="0" w:color="auto"/>
        <w:left w:val="none" w:sz="0" w:space="0" w:color="auto"/>
        <w:bottom w:val="none" w:sz="0" w:space="0" w:color="auto"/>
        <w:right w:val="none" w:sz="0" w:space="0" w:color="auto"/>
      </w:divBdr>
    </w:div>
    <w:div w:id="790591961">
      <w:bodyDiv w:val="1"/>
      <w:marLeft w:val="0"/>
      <w:marRight w:val="0"/>
      <w:marTop w:val="0"/>
      <w:marBottom w:val="0"/>
      <w:divBdr>
        <w:top w:val="none" w:sz="0" w:space="0" w:color="auto"/>
        <w:left w:val="none" w:sz="0" w:space="0" w:color="auto"/>
        <w:bottom w:val="none" w:sz="0" w:space="0" w:color="auto"/>
        <w:right w:val="none" w:sz="0" w:space="0" w:color="auto"/>
      </w:divBdr>
    </w:div>
    <w:div w:id="834880591">
      <w:bodyDiv w:val="1"/>
      <w:marLeft w:val="0"/>
      <w:marRight w:val="0"/>
      <w:marTop w:val="0"/>
      <w:marBottom w:val="0"/>
      <w:divBdr>
        <w:top w:val="none" w:sz="0" w:space="0" w:color="auto"/>
        <w:left w:val="none" w:sz="0" w:space="0" w:color="auto"/>
        <w:bottom w:val="none" w:sz="0" w:space="0" w:color="auto"/>
        <w:right w:val="none" w:sz="0" w:space="0" w:color="auto"/>
      </w:divBdr>
      <w:divsChild>
        <w:div w:id="2089884942">
          <w:marLeft w:val="0"/>
          <w:marRight w:val="0"/>
          <w:marTop w:val="0"/>
          <w:marBottom w:val="0"/>
          <w:divBdr>
            <w:top w:val="none" w:sz="0" w:space="0" w:color="auto"/>
            <w:left w:val="none" w:sz="0" w:space="0" w:color="auto"/>
            <w:bottom w:val="none" w:sz="0" w:space="0" w:color="auto"/>
            <w:right w:val="none" w:sz="0" w:space="0" w:color="auto"/>
          </w:divBdr>
        </w:div>
        <w:div w:id="625501525">
          <w:marLeft w:val="0"/>
          <w:marRight w:val="0"/>
          <w:marTop w:val="0"/>
          <w:marBottom w:val="0"/>
          <w:divBdr>
            <w:top w:val="none" w:sz="0" w:space="0" w:color="auto"/>
            <w:left w:val="none" w:sz="0" w:space="0" w:color="auto"/>
            <w:bottom w:val="none" w:sz="0" w:space="0" w:color="auto"/>
            <w:right w:val="none" w:sz="0" w:space="0" w:color="auto"/>
          </w:divBdr>
        </w:div>
        <w:div w:id="44110096">
          <w:marLeft w:val="0"/>
          <w:marRight w:val="0"/>
          <w:marTop w:val="0"/>
          <w:marBottom w:val="0"/>
          <w:divBdr>
            <w:top w:val="none" w:sz="0" w:space="0" w:color="auto"/>
            <w:left w:val="none" w:sz="0" w:space="0" w:color="auto"/>
            <w:bottom w:val="none" w:sz="0" w:space="0" w:color="auto"/>
            <w:right w:val="none" w:sz="0" w:space="0" w:color="auto"/>
          </w:divBdr>
        </w:div>
        <w:div w:id="386537542">
          <w:marLeft w:val="0"/>
          <w:marRight w:val="0"/>
          <w:marTop w:val="0"/>
          <w:marBottom w:val="0"/>
          <w:divBdr>
            <w:top w:val="none" w:sz="0" w:space="0" w:color="auto"/>
            <w:left w:val="none" w:sz="0" w:space="0" w:color="auto"/>
            <w:bottom w:val="none" w:sz="0" w:space="0" w:color="auto"/>
            <w:right w:val="none" w:sz="0" w:space="0" w:color="auto"/>
          </w:divBdr>
        </w:div>
        <w:div w:id="1277563850">
          <w:marLeft w:val="0"/>
          <w:marRight w:val="0"/>
          <w:marTop w:val="0"/>
          <w:marBottom w:val="0"/>
          <w:divBdr>
            <w:top w:val="none" w:sz="0" w:space="0" w:color="auto"/>
            <w:left w:val="none" w:sz="0" w:space="0" w:color="auto"/>
            <w:bottom w:val="none" w:sz="0" w:space="0" w:color="auto"/>
            <w:right w:val="none" w:sz="0" w:space="0" w:color="auto"/>
          </w:divBdr>
        </w:div>
      </w:divsChild>
    </w:div>
    <w:div w:id="937521312">
      <w:bodyDiv w:val="1"/>
      <w:marLeft w:val="0"/>
      <w:marRight w:val="0"/>
      <w:marTop w:val="0"/>
      <w:marBottom w:val="0"/>
      <w:divBdr>
        <w:top w:val="none" w:sz="0" w:space="0" w:color="auto"/>
        <w:left w:val="none" w:sz="0" w:space="0" w:color="auto"/>
        <w:bottom w:val="none" w:sz="0" w:space="0" w:color="auto"/>
        <w:right w:val="none" w:sz="0" w:space="0" w:color="auto"/>
      </w:divBdr>
    </w:div>
    <w:div w:id="1058161537">
      <w:bodyDiv w:val="1"/>
      <w:marLeft w:val="0"/>
      <w:marRight w:val="0"/>
      <w:marTop w:val="0"/>
      <w:marBottom w:val="0"/>
      <w:divBdr>
        <w:top w:val="none" w:sz="0" w:space="0" w:color="auto"/>
        <w:left w:val="none" w:sz="0" w:space="0" w:color="auto"/>
        <w:bottom w:val="none" w:sz="0" w:space="0" w:color="auto"/>
        <w:right w:val="none" w:sz="0" w:space="0" w:color="auto"/>
      </w:divBdr>
      <w:divsChild>
        <w:div w:id="261036408">
          <w:marLeft w:val="0"/>
          <w:marRight w:val="0"/>
          <w:marTop w:val="0"/>
          <w:marBottom w:val="0"/>
          <w:divBdr>
            <w:top w:val="none" w:sz="0" w:space="0" w:color="auto"/>
            <w:left w:val="none" w:sz="0" w:space="0" w:color="auto"/>
            <w:bottom w:val="none" w:sz="0" w:space="0" w:color="auto"/>
            <w:right w:val="none" w:sz="0" w:space="0" w:color="auto"/>
          </w:divBdr>
        </w:div>
        <w:div w:id="713116185">
          <w:marLeft w:val="0"/>
          <w:marRight w:val="0"/>
          <w:marTop w:val="0"/>
          <w:marBottom w:val="0"/>
          <w:divBdr>
            <w:top w:val="none" w:sz="0" w:space="0" w:color="auto"/>
            <w:left w:val="none" w:sz="0" w:space="0" w:color="auto"/>
            <w:bottom w:val="none" w:sz="0" w:space="0" w:color="auto"/>
            <w:right w:val="none" w:sz="0" w:space="0" w:color="auto"/>
          </w:divBdr>
        </w:div>
        <w:div w:id="1340540738">
          <w:marLeft w:val="0"/>
          <w:marRight w:val="0"/>
          <w:marTop w:val="0"/>
          <w:marBottom w:val="0"/>
          <w:divBdr>
            <w:top w:val="none" w:sz="0" w:space="0" w:color="auto"/>
            <w:left w:val="none" w:sz="0" w:space="0" w:color="auto"/>
            <w:bottom w:val="none" w:sz="0" w:space="0" w:color="auto"/>
            <w:right w:val="none" w:sz="0" w:space="0" w:color="auto"/>
          </w:divBdr>
        </w:div>
        <w:div w:id="86388059">
          <w:marLeft w:val="0"/>
          <w:marRight w:val="0"/>
          <w:marTop w:val="0"/>
          <w:marBottom w:val="0"/>
          <w:divBdr>
            <w:top w:val="none" w:sz="0" w:space="0" w:color="auto"/>
            <w:left w:val="none" w:sz="0" w:space="0" w:color="auto"/>
            <w:bottom w:val="none" w:sz="0" w:space="0" w:color="auto"/>
            <w:right w:val="none" w:sz="0" w:space="0" w:color="auto"/>
          </w:divBdr>
        </w:div>
        <w:div w:id="505901818">
          <w:marLeft w:val="0"/>
          <w:marRight w:val="0"/>
          <w:marTop w:val="0"/>
          <w:marBottom w:val="0"/>
          <w:divBdr>
            <w:top w:val="none" w:sz="0" w:space="0" w:color="auto"/>
            <w:left w:val="none" w:sz="0" w:space="0" w:color="auto"/>
            <w:bottom w:val="none" w:sz="0" w:space="0" w:color="auto"/>
            <w:right w:val="none" w:sz="0" w:space="0" w:color="auto"/>
          </w:divBdr>
        </w:div>
        <w:div w:id="403339603">
          <w:marLeft w:val="0"/>
          <w:marRight w:val="0"/>
          <w:marTop w:val="0"/>
          <w:marBottom w:val="0"/>
          <w:divBdr>
            <w:top w:val="none" w:sz="0" w:space="0" w:color="auto"/>
            <w:left w:val="none" w:sz="0" w:space="0" w:color="auto"/>
            <w:bottom w:val="none" w:sz="0" w:space="0" w:color="auto"/>
            <w:right w:val="none" w:sz="0" w:space="0" w:color="auto"/>
          </w:divBdr>
        </w:div>
        <w:div w:id="468322138">
          <w:marLeft w:val="0"/>
          <w:marRight w:val="0"/>
          <w:marTop w:val="0"/>
          <w:marBottom w:val="0"/>
          <w:divBdr>
            <w:top w:val="none" w:sz="0" w:space="0" w:color="auto"/>
            <w:left w:val="none" w:sz="0" w:space="0" w:color="auto"/>
            <w:bottom w:val="none" w:sz="0" w:space="0" w:color="auto"/>
            <w:right w:val="none" w:sz="0" w:space="0" w:color="auto"/>
          </w:divBdr>
        </w:div>
        <w:div w:id="566191485">
          <w:marLeft w:val="0"/>
          <w:marRight w:val="0"/>
          <w:marTop w:val="0"/>
          <w:marBottom w:val="0"/>
          <w:divBdr>
            <w:top w:val="none" w:sz="0" w:space="0" w:color="auto"/>
            <w:left w:val="none" w:sz="0" w:space="0" w:color="auto"/>
            <w:bottom w:val="none" w:sz="0" w:space="0" w:color="auto"/>
            <w:right w:val="none" w:sz="0" w:space="0" w:color="auto"/>
          </w:divBdr>
        </w:div>
        <w:div w:id="299457464">
          <w:marLeft w:val="0"/>
          <w:marRight w:val="0"/>
          <w:marTop w:val="0"/>
          <w:marBottom w:val="0"/>
          <w:divBdr>
            <w:top w:val="none" w:sz="0" w:space="0" w:color="auto"/>
            <w:left w:val="none" w:sz="0" w:space="0" w:color="auto"/>
            <w:bottom w:val="none" w:sz="0" w:space="0" w:color="auto"/>
            <w:right w:val="none" w:sz="0" w:space="0" w:color="auto"/>
          </w:divBdr>
        </w:div>
        <w:div w:id="1117406914">
          <w:marLeft w:val="0"/>
          <w:marRight w:val="0"/>
          <w:marTop w:val="0"/>
          <w:marBottom w:val="0"/>
          <w:divBdr>
            <w:top w:val="none" w:sz="0" w:space="0" w:color="auto"/>
            <w:left w:val="none" w:sz="0" w:space="0" w:color="auto"/>
            <w:bottom w:val="none" w:sz="0" w:space="0" w:color="auto"/>
            <w:right w:val="none" w:sz="0" w:space="0" w:color="auto"/>
          </w:divBdr>
        </w:div>
        <w:div w:id="442309578">
          <w:marLeft w:val="0"/>
          <w:marRight w:val="0"/>
          <w:marTop w:val="0"/>
          <w:marBottom w:val="0"/>
          <w:divBdr>
            <w:top w:val="none" w:sz="0" w:space="0" w:color="auto"/>
            <w:left w:val="none" w:sz="0" w:space="0" w:color="auto"/>
            <w:bottom w:val="none" w:sz="0" w:space="0" w:color="auto"/>
            <w:right w:val="none" w:sz="0" w:space="0" w:color="auto"/>
          </w:divBdr>
        </w:div>
        <w:div w:id="597520486">
          <w:marLeft w:val="0"/>
          <w:marRight w:val="0"/>
          <w:marTop w:val="0"/>
          <w:marBottom w:val="0"/>
          <w:divBdr>
            <w:top w:val="none" w:sz="0" w:space="0" w:color="auto"/>
            <w:left w:val="none" w:sz="0" w:space="0" w:color="auto"/>
            <w:bottom w:val="none" w:sz="0" w:space="0" w:color="auto"/>
            <w:right w:val="none" w:sz="0" w:space="0" w:color="auto"/>
          </w:divBdr>
        </w:div>
        <w:div w:id="530916751">
          <w:marLeft w:val="0"/>
          <w:marRight w:val="0"/>
          <w:marTop w:val="0"/>
          <w:marBottom w:val="0"/>
          <w:divBdr>
            <w:top w:val="none" w:sz="0" w:space="0" w:color="auto"/>
            <w:left w:val="none" w:sz="0" w:space="0" w:color="auto"/>
            <w:bottom w:val="none" w:sz="0" w:space="0" w:color="auto"/>
            <w:right w:val="none" w:sz="0" w:space="0" w:color="auto"/>
          </w:divBdr>
        </w:div>
        <w:div w:id="2070767917">
          <w:marLeft w:val="0"/>
          <w:marRight w:val="0"/>
          <w:marTop w:val="0"/>
          <w:marBottom w:val="0"/>
          <w:divBdr>
            <w:top w:val="none" w:sz="0" w:space="0" w:color="auto"/>
            <w:left w:val="none" w:sz="0" w:space="0" w:color="auto"/>
            <w:bottom w:val="none" w:sz="0" w:space="0" w:color="auto"/>
            <w:right w:val="none" w:sz="0" w:space="0" w:color="auto"/>
          </w:divBdr>
        </w:div>
        <w:div w:id="418137177">
          <w:marLeft w:val="0"/>
          <w:marRight w:val="0"/>
          <w:marTop w:val="0"/>
          <w:marBottom w:val="0"/>
          <w:divBdr>
            <w:top w:val="none" w:sz="0" w:space="0" w:color="auto"/>
            <w:left w:val="none" w:sz="0" w:space="0" w:color="auto"/>
            <w:bottom w:val="none" w:sz="0" w:space="0" w:color="auto"/>
            <w:right w:val="none" w:sz="0" w:space="0" w:color="auto"/>
          </w:divBdr>
        </w:div>
        <w:div w:id="771632439">
          <w:marLeft w:val="0"/>
          <w:marRight w:val="0"/>
          <w:marTop w:val="0"/>
          <w:marBottom w:val="0"/>
          <w:divBdr>
            <w:top w:val="none" w:sz="0" w:space="0" w:color="auto"/>
            <w:left w:val="none" w:sz="0" w:space="0" w:color="auto"/>
            <w:bottom w:val="none" w:sz="0" w:space="0" w:color="auto"/>
            <w:right w:val="none" w:sz="0" w:space="0" w:color="auto"/>
          </w:divBdr>
        </w:div>
        <w:div w:id="326983276">
          <w:marLeft w:val="0"/>
          <w:marRight w:val="0"/>
          <w:marTop w:val="0"/>
          <w:marBottom w:val="0"/>
          <w:divBdr>
            <w:top w:val="none" w:sz="0" w:space="0" w:color="auto"/>
            <w:left w:val="none" w:sz="0" w:space="0" w:color="auto"/>
            <w:bottom w:val="none" w:sz="0" w:space="0" w:color="auto"/>
            <w:right w:val="none" w:sz="0" w:space="0" w:color="auto"/>
          </w:divBdr>
          <w:divsChild>
            <w:div w:id="1981228702">
              <w:marLeft w:val="-75"/>
              <w:marRight w:val="0"/>
              <w:marTop w:val="30"/>
              <w:marBottom w:val="30"/>
              <w:divBdr>
                <w:top w:val="none" w:sz="0" w:space="0" w:color="auto"/>
                <w:left w:val="none" w:sz="0" w:space="0" w:color="auto"/>
                <w:bottom w:val="none" w:sz="0" w:space="0" w:color="auto"/>
                <w:right w:val="none" w:sz="0" w:space="0" w:color="auto"/>
              </w:divBdr>
              <w:divsChild>
                <w:div w:id="2002387647">
                  <w:marLeft w:val="0"/>
                  <w:marRight w:val="0"/>
                  <w:marTop w:val="0"/>
                  <w:marBottom w:val="0"/>
                  <w:divBdr>
                    <w:top w:val="none" w:sz="0" w:space="0" w:color="auto"/>
                    <w:left w:val="none" w:sz="0" w:space="0" w:color="auto"/>
                    <w:bottom w:val="none" w:sz="0" w:space="0" w:color="auto"/>
                    <w:right w:val="none" w:sz="0" w:space="0" w:color="auto"/>
                  </w:divBdr>
                  <w:divsChild>
                    <w:div w:id="472253076">
                      <w:marLeft w:val="0"/>
                      <w:marRight w:val="0"/>
                      <w:marTop w:val="0"/>
                      <w:marBottom w:val="0"/>
                      <w:divBdr>
                        <w:top w:val="none" w:sz="0" w:space="0" w:color="auto"/>
                        <w:left w:val="none" w:sz="0" w:space="0" w:color="auto"/>
                        <w:bottom w:val="none" w:sz="0" w:space="0" w:color="auto"/>
                        <w:right w:val="none" w:sz="0" w:space="0" w:color="auto"/>
                      </w:divBdr>
                    </w:div>
                  </w:divsChild>
                </w:div>
                <w:div w:id="1018233241">
                  <w:marLeft w:val="0"/>
                  <w:marRight w:val="0"/>
                  <w:marTop w:val="0"/>
                  <w:marBottom w:val="0"/>
                  <w:divBdr>
                    <w:top w:val="none" w:sz="0" w:space="0" w:color="auto"/>
                    <w:left w:val="none" w:sz="0" w:space="0" w:color="auto"/>
                    <w:bottom w:val="none" w:sz="0" w:space="0" w:color="auto"/>
                    <w:right w:val="none" w:sz="0" w:space="0" w:color="auto"/>
                  </w:divBdr>
                  <w:divsChild>
                    <w:div w:id="1631400531">
                      <w:marLeft w:val="0"/>
                      <w:marRight w:val="0"/>
                      <w:marTop w:val="0"/>
                      <w:marBottom w:val="0"/>
                      <w:divBdr>
                        <w:top w:val="none" w:sz="0" w:space="0" w:color="auto"/>
                        <w:left w:val="none" w:sz="0" w:space="0" w:color="auto"/>
                        <w:bottom w:val="none" w:sz="0" w:space="0" w:color="auto"/>
                        <w:right w:val="none" w:sz="0" w:space="0" w:color="auto"/>
                      </w:divBdr>
                    </w:div>
                  </w:divsChild>
                </w:div>
                <w:div w:id="1065032892">
                  <w:marLeft w:val="0"/>
                  <w:marRight w:val="0"/>
                  <w:marTop w:val="0"/>
                  <w:marBottom w:val="0"/>
                  <w:divBdr>
                    <w:top w:val="none" w:sz="0" w:space="0" w:color="auto"/>
                    <w:left w:val="none" w:sz="0" w:space="0" w:color="auto"/>
                    <w:bottom w:val="none" w:sz="0" w:space="0" w:color="auto"/>
                    <w:right w:val="none" w:sz="0" w:space="0" w:color="auto"/>
                  </w:divBdr>
                  <w:divsChild>
                    <w:div w:id="1122067334">
                      <w:marLeft w:val="0"/>
                      <w:marRight w:val="0"/>
                      <w:marTop w:val="0"/>
                      <w:marBottom w:val="0"/>
                      <w:divBdr>
                        <w:top w:val="none" w:sz="0" w:space="0" w:color="auto"/>
                        <w:left w:val="none" w:sz="0" w:space="0" w:color="auto"/>
                        <w:bottom w:val="none" w:sz="0" w:space="0" w:color="auto"/>
                        <w:right w:val="none" w:sz="0" w:space="0" w:color="auto"/>
                      </w:divBdr>
                    </w:div>
                  </w:divsChild>
                </w:div>
                <w:div w:id="770275936">
                  <w:marLeft w:val="0"/>
                  <w:marRight w:val="0"/>
                  <w:marTop w:val="0"/>
                  <w:marBottom w:val="0"/>
                  <w:divBdr>
                    <w:top w:val="none" w:sz="0" w:space="0" w:color="auto"/>
                    <w:left w:val="none" w:sz="0" w:space="0" w:color="auto"/>
                    <w:bottom w:val="none" w:sz="0" w:space="0" w:color="auto"/>
                    <w:right w:val="none" w:sz="0" w:space="0" w:color="auto"/>
                  </w:divBdr>
                  <w:divsChild>
                    <w:div w:id="1965385186">
                      <w:marLeft w:val="0"/>
                      <w:marRight w:val="0"/>
                      <w:marTop w:val="0"/>
                      <w:marBottom w:val="0"/>
                      <w:divBdr>
                        <w:top w:val="none" w:sz="0" w:space="0" w:color="auto"/>
                        <w:left w:val="none" w:sz="0" w:space="0" w:color="auto"/>
                        <w:bottom w:val="none" w:sz="0" w:space="0" w:color="auto"/>
                        <w:right w:val="none" w:sz="0" w:space="0" w:color="auto"/>
                      </w:divBdr>
                    </w:div>
                  </w:divsChild>
                </w:div>
                <w:div w:id="789595295">
                  <w:marLeft w:val="0"/>
                  <w:marRight w:val="0"/>
                  <w:marTop w:val="0"/>
                  <w:marBottom w:val="0"/>
                  <w:divBdr>
                    <w:top w:val="none" w:sz="0" w:space="0" w:color="auto"/>
                    <w:left w:val="none" w:sz="0" w:space="0" w:color="auto"/>
                    <w:bottom w:val="none" w:sz="0" w:space="0" w:color="auto"/>
                    <w:right w:val="none" w:sz="0" w:space="0" w:color="auto"/>
                  </w:divBdr>
                  <w:divsChild>
                    <w:div w:id="1315180559">
                      <w:marLeft w:val="0"/>
                      <w:marRight w:val="0"/>
                      <w:marTop w:val="0"/>
                      <w:marBottom w:val="0"/>
                      <w:divBdr>
                        <w:top w:val="none" w:sz="0" w:space="0" w:color="auto"/>
                        <w:left w:val="none" w:sz="0" w:space="0" w:color="auto"/>
                        <w:bottom w:val="none" w:sz="0" w:space="0" w:color="auto"/>
                        <w:right w:val="none" w:sz="0" w:space="0" w:color="auto"/>
                      </w:divBdr>
                    </w:div>
                  </w:divsChild>
                </w:div>
                <w:div w:id="7566680">
                  <w:marLeft w:val="0"/>
                  <w:marRight w:val="0"/>
                  <w:marTop w:val="0"/>
                  <w:marBottom w:val="0"/>
                  <w:divBdr>
                    <w:top w:val="none" w:sz="0" w:space="0" w:color="auto"/>
                    <w:left w:val="none" w:sz="0" w:space="0" w:color="auto"/>
                    <w:bottom w:val="none" w:sz="0" w:space="0" w:color="auto"/>
                    <w:right w:val="none" w:sz="0" w:space="0" w:color="auto"/>
                  </w:divBdr>
                  <w:divsChild>
                    <w:div w:id="79745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71729">
          <w:marLeft w:val="0"/>
          <w:marRight w:val="0"/>
          <w:marTop w:val="0"/>
          <w:marBottom w:val="0"/>
          <w:divBdr>
            <w:top w:val="none" w:sz="0" w:space="0" w:color="auto"/>
            <w:left w:val="none" w:sz="0" w:space="0" w:color="auto"/>
            <w:bottom w:val="none" w:sz="0" w:space="0" w:color="auto"/>
            <w:right w:val="none" w:sz="0" w:space="0" w:color="auto"/>
          </w:divBdr>
        </w:div>
        <w:div w:id="729114195">
          <w:marLeft w:val="0"/>
          <w:marRight w:val="0"/>
          <w:marTop w:val="0"/>
          <w:marBottom w:val="0"/>
          <w:divBdr>
            <w:top w:val="none" w:sz="0" w:space="0" w:color="auto"/>
            <w:left w:val="none" w:sz="0" w:space="0" w:color="auto"/>
            <w:bottom w:val="none" w:sz="0" w:space="0" w:color="auto"/>
            <w:right w:val="none" w:sz="0" w:space="0" w:color="auto"/>
          </w:divBdr>
        </w:div>
        <w:div w:id="802236298">
          <w:marLeft w:val="0"/>
          <w:marRight w:val="0"/>
          <w:marTop w:val="0"/>
          <w:marBottom w:val="0"/>
          <w:divBdr>
            <w:top w:val="none" w:sz="0" w:space="0" w:color="auto"/>
            <w:left w:val="none" w:sz="0" w:space="0" w:color="auto"/>
            <w:bottom w:val="none" w:sz="0" w:space="0" w:color="auto"/>
            <w:right w:val="none" w:sz="0" w:space="0" w:color="auto"/>
          </w:divBdr>
        </w:div>
        <w:div w:id="1657033522">
          <w:marLeft w:val="0"/>
          <w:marRight w:val="0"/>
          <w:marTop w:val="0"/>
          <w:marBottom w:val="0"/>
          <w:divBdr>
            <w:top w:val="none" w:sz="0" w:space="0" w:color="auto"/>
            <w:left w:val="none" w:sz="0" w:space="0" w:color="auto"/>
            <w:bottom w:val="none" w:sz="0" w:space="0" w:color="auto"/>
            <w:right w:val="none" w:sz="0" w:space="0" w:color="auto"/>
          </w:divBdr>
        </w:div>
        <w:div w:id="1234466858">
          <w:marLeft w:val="0"/>
          <w:marRight w:val="0"/>
          <w:marTop w:val="0"/>
          <w:marBottom w:val="0"/>
          <w:divBdr>
            <w:top w:val="none" w:sz="0" w:space="0" w:color="auto"/>
            <w:left w:val="none" w:sz="0" w:space="0" w:color="auto"/>
            <w:bottom w:val="none" w:sz="0" w:space="0" w:color="auto"/>
            <w:right w:val="none" w:sz="0" w:space="0" w:color="auto"/>
          </w:divBdr>
        </w:div>
        <w:div w:id="291330311">
          <w:marLeft w:val="0"/>
          <w:marRight w:val="0"/>
          <w:marTop w:val="0"/>
          <w:marBottom w:val="0"/>
          <w:divBdr>
            <w:top w:val="none" w:sz="0" w:space="0" w:color="auto"/>
            <w:left w:val="none" w:sz="0" w:space="0" w:color="auto"/>
            <w:bottom w:val="none" w:sz="0" w:space="0" w:color="auto"/>
            <w:right w:val="none" w:sz="0" w:space="0" w:color="auto"/>
          </w:divBdr>
        </w:div>
        <w:div w:id="241910941">
          <w:marLeft w:val="0"/>
          <w:marRight w:val="0"/>
          <w:marTop w:val="0"/>
          <w:marBottom w:val="0"/>
          <w:divBdr>
            <w:top w:val="none" w:sz="0" w:space="0" w:color="auto"/>
            <w:left w:val="none" w:sz="0" w:space="0" w:color="auto"/>
            <w:bottom w:val="none" w:sz="0" w:space="0" w:color="auto"/>
            <w:right w:val="none" w:sz="0" w:space="0" w:color="auto"/>
          </w:divBdr>
        </w:div>
        <w:div w:id="1631010510">
          <w:marLeft w:val="0"/>
          <w:marRight w:val="0"/>
          <w:marTop w:val="0"/>
          <w:marBottom w:val="0"/>
          <w:divBdr>
            <w:top w:val="none" w:sz="0" w:space="0" w:color="auto"/>
            <w:left w:val="none" w:sz="0" w:space="0" w:color="auto"/>
            <w:bottom w:val="none" w:sz="0" w:space="0" w:color="auto"/>
            <w:right w:val="none" w:sz="0" w:space="0" w:color="auto"/>
          </w:divBdr>
        </w:div>
        <w:div w:id="25641092">
          <w:marLeft w:val="0"/>
          <w:marRight w:val="0"/>
          <w:marTop w:val="0"/>
          <w:marBottom w:val="0"/>
          <w:divBdr>
            <w:top w:val="none" w:sz="0" w:space="0" w:color="auto"/>
            <w:left w:val="none" w:sz="0" w:space="0" w:color="auto"/>
            <w:bottom w:val="none" w:sz="0" w:space="0" w:color="auto"/>
            <w:right w:val="none" w:sz="0" w:space="0" w:color="auto"/>
          </w:divBdr>
        </w:div>
        <w:div w:id="887107248">
          <w:marLeft w:val="0"/>
          <w:marRight w:val="0"/>
          <w:marTop w:val="0"/>
          <w:marBottom w:val="0"/>
          <w:divBdr>
            <w:top w:val="none" w:sz="0" w:space="0" w:color="auto"/>
            <w:left w:val="none" w:sz="0" w:space="0" w:color="auto"/>
            <w:bottom w:val="none" w:sz="0" w:space="0" w:color="auto"/>
            <w:right w:val="none" w:sz="0" w:space="0" w:color="auto"/>
          </w:divBdr>
        </w:div>
        <w:div w:id="817108551">
          <w:marLeft w:val="0"/>
          <w:marRight w:val="0"/>
          <w:marTop w:val="0"/>
          <w:marBottom w:val="0"/>
          <w:divBdr>
            <w:top w:val="none" w:sz="0" w:space="0" w:color="auto"/>
            <w:left w:val="none" w:sz="0" w:space="0" w:color="auto"/>
            <w:bottom w:val="none" w:sz="0" w:space="0" w:color="auto"/>
            <w:right w:val="none" w:sz="0" w:space="0" w:color="auto"/>
          </w:divBdr>
        </w:div>
      </w:divsChild>
    </w:div>
    <w:div w:id="1076320944">
      <w:bodyDiv w:val="1"/>
      <w:marLeft w:val="0"/>
      <w:marRight w:val="0"/>
      <w:marTop w:val="0"/>
      <w:marBottom w:val="0"/>
      <w:divBdr>
        <w:top w:val="none" w:sz="0" w:space="0" w:color="auto"/>
        <w:left w:val="none" w:sz="0" w:space="0" w:color="auto"/>
        <w:bottom w:val="none" w:sz="0" w:space="0" w:color="auto"/>
        <w:right w:val="none" w:sz="0" w:space="0" w:color="auto"/>
      </w:divBdr>
      <w:divsChild>
        <w:div w:id="1149249184">
          <w:marLeft w:val="0"/>
          <w:marRight w:val="0"/>
          <w:marTop w:val="0"/>
          <w:marBottom w:val="0"/>
          <w:divBdr>
            <w:top w:val="single" w:sz="2" w:space="0" w:color="E3E3E3"/>
            <w:left w:val="single" w:sz="2" w:space="0" w:color="E3E3E3"/>
            <w:bottom w:val="single" w:sz="2" w:space="0" w:color="E3E3E3"/>
            <w:right w:val="single" w:sz="2" w:space="0" w:color="E3E3E3"/>
          </w:divBdr>
          <w:divsChild>
            <w:div w:id="87123893">
              <w:marLeft w:val="0"/>
              <w:marRight w:val="0"/>
              <w:marTop w:val="0"/>
              <w:marBottom w:val="0"/>
              <w:divBdr>
                <w:top w:val="single" w:sz="2" w:space="0" w:color="E3E3E3"/>
                <w:left w:val="single" w:sz="2" w:space="0" w:color="E3E3E3"/>
                <w:bottom w:val="single" w:sz="2" w:space="0" w:color="E3E3E3"/>
                <w:right w:val="single" w:sz="2" w:space="0" w:color="E3E3E3"/>
              </w:divBdr>
              <w:divsChild>
                <w:div w:id="49695649">
                  <w:marLeft w:val="0"/>
                  <w:marRight w:val="0"/>
                  <w:marTop w:val="0"/>
                  <w:marBottom w:val="0"/>
                  <w:divBdr>
                    <w:top w:val="single" w:sz="2" w:space="0" w:color="E3E3E3"/>
                    <w:left w:val="single" w:sz="2" w:space="0" w:color="E3E3E3"/>
                    <w:bottom w:val="single" w:sz="2" w:space="0" w:color="E3E3E3"/>
                    <w:right w:val="single" w:sz="2" w:space="0" w:color="E3E3E3"/>
                  </w:divBdr>
                  <w:divsChild>
                    <w:div w:id="1727994321">
                      <w:marLeft w:val="0"/>
                      <w:marRight w:val="0"/>
                      <w:marTop w:val="0"/>
                      <w:marBottom w:val="0"/>
                      <w:divBdr>
                        <w:top w:val="single" w:sz="2" w:space="0" w:color="E3E3E3"/>
                        <w:left w:val="single" w:sz="2" w:space="0" w:color="E3E3E3"/>
                        <w:bottom w:val="single" w:sz="2" w:space="0" w:color="E3E3E3"/>
                        <w:right w:val="single" w:sz="2" w:space="0" w:color="E3E3E3"/>
                      </w:divBdr>
                      <w:divsChild>
                        <w:div w:id="253440530">
                          <w:marLeft w:val="0"/>
                          <w:marRight w:val="0"/>
                          <w:marTop w:val="0"/>
                          <w:marBottom w:val="0"/>
                          <w:divBdr>
                            <w:top w:val="single" w:sz="2" w:space="0" w:color="E3E3E3"/>
                            <w:left w:val="single" w:sz="2" w:space="0" w:color="E3E3E3"/>
                            <w:bottom w:val="single" w:sz="2" w:space="0" w:color="E3E3E3"/>
                            <w:right w:val="single" w:sz="2" w:space="0" w:color="E3E3E3"/>
                          </w:divBdr>
                          <w:divsChild>
                            <w:div w:id="227418261">
                              <w:marLeft w:val="0"/>
                              <w:marRight w:val="0"/>
                              <w:marTop w:val="0"/>
                              <w:marBottom w:val="0"/>
                              <w:divBdr>
                                <w:top w:val="single" w:sz="2" w:space="0" w:color="E3E3E3"/>
                                <w:left w:val="single" w:sz="2" w:space="0" w:color="E3E3E3"/>
                                <w:bottom w:val="single" w:sz="2" w:space="0" w:color="E3E3E3"/>
                                <w:right w:val="single" w:sz="2" w:space="0" w:color="E3E3E3"/>
                              </w:divBdr>
                              <w:divsChild>
                                <w:div w:id="1441993986">
                                  <w:marLeft w:val="0"/>
                                  <w:marRight w:val="0"/>
                                  <w:marTop w:val="100"/>
                                  <w:marBottom w:val="100"/>
                                  <w:divBdr>
                                    <w:top w:val="single" w:sz="2" w:space="0" w:color="E3E3E3"/>
                                    <w:left w:val="single" w:sz="2" w:space="0" w:color="E3E3E3"/>
                                    <w:bottom w:val="single" w:sz="2" w:space="0" w:color="E3E3E3"/>
                                    <w:right w:val="single" w:sz="2" w:space="0" w:color="E3E3E3"/>
                                  </w:divBdr>
                                  <w:divsChild>
                                    <w:div w:id="83035672">
                                      <w:marLeft w:val="0"/>
                                      <w:marRight w:val="0"/>
                                      <w:marTop w:val="0"/>
                                      <w:marBottom w:val="0"/>
                                      <w:divBdr>
                                        <w:top w:val="single" w:sz="2" w:space="0" w:color="E3E3E3"/>
                                        <w:left w:val="single" w:sz="2" w:space="0" w:color="E3E3E3"/>
                                        <w:bottom w:val="single" w:sz="2" w:space="0" w:color="E3E3E3"/>
                                        <w:right w:val="single" w:sz="2" w:space="0" w:color="E3E3E3"/>
                                      </w:divBdr>
                                      <w:divsChild>
                                        <w:div w:id="1204367073">
                                          <w:marLeft w:val="0"/>
                                          <w:marRight w:val="0"/>
                                          <w:marTop w:val="0"/>
                                          <w:marBottom w:val="0"/>
                                          <w:divBdr>
                                            <w:top w:val="single" w:sz="2" w:space="0" w:color="E3E3E3"/>
                                            <w:left w:val="single" w:sz="2" w:space="0" w:color="E3E3E3"/>
                                            <w:bottom w:val="single" w:sz="2" w:space="0" w:color="E3E3E3"/>
                                            <w:right w:val="single" w:sz="2" w:space="0" w:color="E3E3E3"/>
                                          </w:divBdr>
                                          <w:divsChild>
                                            <w:div w:id="616719172">
                                              <w:marLeft w:val="0"/>
                                              <w:marRight w:val="0"/>
                                              <w:marTop w:val="0"/>
                                              <w:marBottom w:val="0"/>
                                              <w:divBdr>
                                                <w:top w:val="single" w:sz="2" w:space="0" w:color="E3E3E3"/>
                                                <w:left w:val="single" w:sz="2" w:space="0" w:color="E3E3E3"/>
                                                <w:bottom w:val="single" w:sz="2" w:space="0" w:color="E3E3E3"/>
                                                <w:right w:val="single" w:sz="2" w:space="0" w:color="E3E3E3"/>
                                              </w:divBdr>
                                              <w:divsChild>
                                                <w:div w:id="2079547763">
                                                  <w:marLeft w:val="0"/>
                                                  <w:marRight w:val="0"/>
                                                  <w:marTop w:val="0"/>
                                                  <w:marBottom w:val="0"/>
                                                  <w:divBdr>
                                                    <w:top w:val="single" w:sz="2" w:space="0" w:color="E3E3E3"/>
                                                    <w:left w:val="single" w:sz="2" w:space="0" w:color="E3E3E3"/>
                                                    <w:bottom w:val="single" w:sz="2" w:space="0" w:color="E3E3E3"/>
                                                    <w:right w:val="single" w:sz="2" w:space="0" w:color="E3E3E3"/>
                                                  </w:divBdr>
                                                  <w:divsChild>
                                                    <w:div w:id="423653884">
                                                      <w:marLeft w:val="0"/>
                                                      <w:marRight w:val="0"/>
                                                      <w:marTop w:val="0"/>
                                                      <w:marBottom w:val="0"/>
                                                      <w:divBdr>
                                                        <w:top w:val="single" w:sz="2" w:space="0" w:color="E3E3E3"/>
                                                        <w:left w:val="single" w:sz="2" w:space="0" w:color="E3E3E3"/>
                                                        <w:bottom w:val="single" w:sz="2" w:space="0" w:color="E3E3E3"/>
                                                        <w:right w:val="single" w:sz="2" w:space="0" w:color="E3E3E3"/>
                                                      </w:divBdr>
                                                      <w:divsChild>
                                                        <w:div w:id="1549880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12177506">
          <w:marLeft w:val="0"/>
          <w:marRight w:val="0"/>
          <w:marTop w:val="0"/>
          <w:marBottom w:val="0"/>
          <w:divBdr>
            <w:top w:val="none" w:sz="0" w:space="0" w:color="auto"/>
            <w:left w:val="none" w:sz="0" w:space="0" w:color="auto"/>
            <w:bottom w:val="none" w:sz="0" w:space="0" w:color="auto"/>
            <w:right w:val="none" w:sz="0" w:space="0" w:color="auto"/>
          </w:divBdr>
          <w:divsChild>
            <w:div w:id="1574387357">
              <w:marLeft w:val="0"/>
              <w:marRight w:val="0"/>
              <w:marTop w:val="0"/>
              <w:marBottom w:val="0"/>
              <w:divBdr>
                <w:top w:val="single" w:sz="2" w:space="0" w:color="E3E3E3"/>
                <w:left w:val="single" w:sz="2" w:space="0" w:color="E3E3E3"/>
                <w:bottom w:val="single" w:sz="2" w:space="0" w:color="E3E3E3"/>
                <w:right w:val="single" w:sz="2" w:space="0" w:color="E3E3E3"/>
              </w:divBdr>
              <w:divsChild>
                <w:div w:id="1836728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26579684">
      <w:bodyDiv w:val="1"/>
      <w:marLeft w:val="0"/>
      <w:marRight w:val="0"/>
      <w:marTop w:val="0"/>
      <w:marBottom w:val="0"/>
      <w:divBdr>
        <w:top w:val="none" w:sz="0" w:space="0" w:color="auto"/>
        <w:left w:val="none" w:sz="0" w:space="0" w:color="auto"/>
        <w:bottom w:val="none" w:sz="0" w:space="0" w:color="auto"/>
        <w:right w:val="none" w:sz="0" w:space="0" w:color="auto"/>
      </w:divBdr>
      <w:divsChild>
        <w:div w:id="575482716">
          <w:marLeft w:val="0"/>
          <w:marRight w:val="0"/>
          <w:marTop w:val="0"/>
          <w:marBottom w:val="0"/>
          <w:divBdr>
            <w:top w:val="none" w:sz="0" w:space="0" w:color="auto"/>
            <w:left w:val="none" w:sz="0" w:space="0" w:color="auto"/>
            <w:bottom w:val="none" w:sz="0" w:space="0" w:color="auto"/>
            <w:right w:val="none" w:sz="0" w:space="0" w:color="auto"/>
          </w:divBdr>
        </w:div>
        <w:div w:id="1782719868">
          <w:marLeft w:val="0"/>
          <w:marRight w:val="0"/>
          <w:marTop w:val="0"/>
          <w:marBottom w:val="0"/>
          <w:divBdr>
            <w:top w:val="none" w:sz="0" w:space="0" w:color="auto"/>
            <w:left w:val="none" w:sz="0" w:space="0" w:color="auto"/>
            <w:bottom w:val="none" w:sz="0" w:space="0" w:color="auto"/>
            <w:right w:val="none" w:sz="0" w:space="0" w:color="auto"/>
          </w:divBdr>
        </w:div>
        <w:div w:id="650135428">
          <w:marLeft w:val="0"/>
          <w:marRight w:val="0"/>
          <w:marTop w:val="0"/>
          <w:marBottom w:val="0"/>
          <w:divBdr>
            <w:top w:val="none" w:sz="0" w:space="0" w:color="auto"/>
            <w:left w:val="none" w:sz="0" w:space="0" w:color="auto"/>
            <w:bottom w:val="none" w:sz="0" w:space="0" w:color="auto"/>
            <w:right w:val="none" w:sz="0" w:space="0" w:color="auto"/>
          </w:divBdr>
        </w:div>
        <w:div w:id="521284095">
          <w:marLeft w:val="0"/>
          <w:marRight w:val="0"/>
          <w:marTop w:val="0"/>
          <w:marBottom w:val="0"/>
          <w:divBdr>
            <w:top w:val="none" w:sz="0" w:space="0" w:color="auto"/>
            <w:left w:val="none" w:sz="0" w:space="0" w:color="auto"/>
            <w:bottom w:val="none" w:sz="0" w:space="0" w:color="auto"/>
            <w:right w:val="none" w:sz="0" w:space="0" w:color="auto"/>
          </w:divBdr>
        </w:div>
      </w:divsChild>
    </w:div>
    <w:div w:id="1173952330">
      <w:bodyDiv w:val="1"/>
      <w:marLeft w:val="0"/>
      <w:marRight w:val="0"/>
      <w:marTop w:val="0"/>
      <w:marBottom w:val="0"/>
      <w:divBdr>
        <w:top w:val="none" w:sz="0" w:space="0" w:color="auto"/>
        <w:left w:val="none" w:sz="0" w:space="0" w:color="auto"/>
        <w:bottom w:val="none" w:sz="0" w:space="0" w:color="auto"/>
        <w:right w:val="none" w:sz="0" w:space="0" w:color="auto"/>
      </w:divBdr>
      <w:divsChild>
        <w:div w:id="2060009114">
          <w:marLeft w:val="0"/>
          <w:marRight w:val="0"/>
          <w:marTop w:val="0"/>
          <w:marBottom w:val="0"/>
          <w:divBdr>
            <w:top w:val="none" w:sz="0" w:space="0" w:color="auto"/>
            <w:left w:val="none" w:sz="0" w:space="0" w:color="auto"/>
            <w:bottom w:val="none" w:sz="0" w:space="0" w:color="auto"/>
            <w:right w:val="none" w:sz="0" w:space="0" w:color="auto"/>
          </w:divBdr>
        </w:div>
        <w:div w:id="951744467">
          <w:marLeft w:val="0"/>
          <w:marRight w:val="0"/>
          <w:marTop w:val="0"/>
          <w:marBottom w:val="0"/>
          <w:divBdr>
            <w:top w:val="none" w:sz="0" w:space="0" w:color="auto"/>
            <w:left w:val="none" w:sz="0" w:space="0" w:color="auto"/>
            <w:bottom w:val="none" w:sz="0" w:space="0" w:color="auto"/>
            <w:right w:val="none" w:sz="0" w:space="0" w:color="auto"/>
          </w:divBdr>
        </w:div>
        <w:div w:id="2030982588">
          <w:marLeft w:val="0"/>
          <w:marRight w:val="0"/>
          <w:marTop w:val="0"/>
          <w:marBottom w:val="0"/>
          <w:divBdr>
            <w:top w:val="none" w:sz="0" w:space="0" w:color="auto"/>
            <w:left w:val="none" w:sz="0" w:space="0" w:color="auto"/>
            <w:bottom w:val="none" w:sz="0" w:space="0" w:color="auto"/>
            <w:right w:val="none" w:sz="0" w:space="0" w:color="auto"/>
          </w:divBdr>
        </w:div>
        <w:div w:id="739905510">
          <w:marLeft w:val="0"/>
          <w:marRight w:val="0"/>
          <w:marTop w:val="0"/>
          <w:marBottom w:val="0"/>
          <w:divBdr>
            <w:top w:val="none" w:sz="0" w:space="0" w:color="auto"/>
            <w:left w:val="none" w:sz="0" w:space="0" w:color="auto"/>
            <w:bottom w:val="none" w:sz="0" w:space="0" w:color="auto"/>
            <w:right w:val="none" w:sz="0" w:space="0" w:color="auto"/>
          </w:divBdr>
        </w:div>
        <w:div w:id="1796412092">
          <w:marLeft w:val="0"/>
          <w:marRight w:val="0"/>
          <w:marTop w:val="0"/>
          <w:marBottom w:val="0"/>
          <w:divBdr>
            <w:top w:val="none" w:sz="0" w:space="0" w:color="auto"/>
            <w:left w:val="none" w:sz="0" w:space="0" w:color="auto"/>
            <w:bottom w:val="none" w:sz="0" w:space="0" w:color="auto"/>
            <w:right w:val="none" w:sz="0" w:space="0" w:color="auto"/>
          </w:divBdr>
        </w:div>
      </w:divsChild>
    </w:div>
    <w:div w:id="1246262938">
      <w:bodyDiv w:val="1"/>
      <w:marLeft w:val="0"/>
      <w:marRight w:val="0"/>
      <w:marTop w:val="0"/>
      <w:marBottom w:val="0"/>
      <w:divBdr>
        <w:top w:val="none" w:sz="0" w:space="0" w:color="auto"/>
        <w:left w:val="none" w:sz="0" w:space="0" w:color="auto"/>
        <w:bottom w:val="none" w:sz="0" w:space="0" w:color="auto"/>
        <w:right w:val="none" w:sz="0" w:space="0" w:color="auto"/>
      </w:divBdr>
    </w:div>
    <w:div w:id="1246763613">
      <w:bodyDiv w:val="1"/>
      <w:marLeft w:val="0"/>
      <w:marRight w:val="0"/>
      <w:marTop w:val="0"/>
      <w:marBottom w:val="0"/>
      <w:divBdr>
        <w:top w:val="none" w:sz="0" w:space="0" w:color="auto"/>
        <w:left w:val="none" w:sz="0" w:space="0" w:color="auto"/>
        <w:bottom w:val="none" w:sz="0" w:space="0" w:color="auto"/>
        <w:right w:val="none" w:sz="0" w:space="0" w:color="auto"/>
      </w:divBdr>
      <w:divsChild>
        <w:div w:id="299461164">
          <w:marLeft w:val="0"/>
          <w:marRight w:val="0"/>
          <w:marTop w:val="0"/>
          <w:marBottom w:val="0"/>
          <w:divBdr>
            <w:top w:val="single" w:sz="2" w:space="0" w:color="E3E3E3"/>
            <w:left w:val="single" w:sz="2" w:space="0" w:color="E3E3E3"/>
            <w:bottom w:val="single" w:sz="2" w:space="0" w:color="E3E3E3"/>
            <w:right w:val="single" w:sz="2" w:space="0" w:color="E3E3E3"/>
          </w:divBdr>
          <w:divsChild>
            <w:div w:id="898129957">
              <w:marLeft w:val="0"/>
              <w:marRight w:val="0"/>
              <w:marTop w:val="0"/>
              <w:marBottom w:val="0"/>
              <w:divBdr>
                <w:top w:val="single" w:sz="2" w:space="0" w:color="E3E3E3"/>
                <w:left w:val="single" w:sz="2" w:space="0" w:color="E3E3E3"/>
                <w:bottom w:val="single" w:sz="2" w:space="0" w:color="E3E3E3"/>
                <w:right w:val="single" w:sz="2" w:space="0" w:color="E3E3E3"/>
              </w:divBdr>
              <w:divsChild>
                <w:div w:id="979726442">
                  <w:marLeft w:val="0"/>
                  <w:marRight w:val="0"/>
                  <w:marTop w:val="0"/>
                  <w:marBottom w:val="0"/>
                  <w:divBdr>
                    <w:top w:val="single" w:sz="2" w:space="0" w:color="E3E3E3"/>
                    <w:left w:val="single" w:sz="2" w:space="0" w:color="E3E3E3"/>
                    <w:bottom w:val="single" w:sz="2" w:space="0" w:color="E3E3E3"/>
                    <w:right w:val="single" w:sz="2" w:space="0" w:color="E3E3E3"/>
                  </w:divBdr>
                  <w:divsChild>
                    <w:div w:id="21128804">
                      <w:marLeft w:val="0"/>
                      <w:marRight w:val="0"/>
                      <w:marTop w:val="0"/>
                      <w:marBottom w:val="0"/>
                      <w:divBdr>
                        <w:top w:val="single" w:sz="2" w:space="0" w:color="E3E3E3"/>
                        <w:left w:val="single" w:sz="2" w:space="0" w:color="E3E3E3"/>
                        <w:bottom w:val="single" w:sz="2" w:space="0" w:color="E3E3E3"/>
                        <w:right w:val="single" w:sz="2" w:space="0" w:color="E3E3E3"/>
                      </w:divBdr>
                      <w:divsChild>
                        <w:div w:id="1035934462">
                          <w:marLeft w:val="0"/>
                          <w:marRight w:val="0"/>
                          <w:marTop w:val="0"/>
                          <w:marBottom w:val="0"/>
                          <w:divBdr>
                            <w:top w:val="single" w:sz="2" w:space="0" w:color="E3E3E3"/>
                            <w:left w:val="single" w:sz="2" w:space="0" w:color="E3E3E3"/>
                            <w:bottom w:val="single" w:sz="2" w:space="0" w:color="E3E3E3"/>
                            <w:right w:val="single" w:sz="2" w:space="0" w:color="E3E3E3"/>
                          </w:divBdr>
                          <w:divsChild>
                            <w:div w:id="84965202">
                              <w:marLeft w:val="0"/>
                              <w:marRight w:val="0"/>
                              <w:marTop w:val="0"/>
                              <w:marBottom w:val="0"/>
                              <w:divBdr>
                                <w:top w:val="single" w:sz="2" w:space="0" w:color="E3E3E3"/>
                                <w:left w:val="single" w:sz="2" w:space="0" w:color="E3E3E3"/>
                                <w:bottom w:val="single" w:sz="2" w:space="0" w:color="E3E3E3"/>
                                <w:right w:val="single" w:sz="2" w:space="0" w:color="E3E3E3"/>
                              </w:divBdr>
                              <w:divsChild>
                                <w:div w:id="287975570">
                                  <w:marLeft w:val="0"/>
                                  <w:marRight w:val="0"/>
                                  <w:marTop w:val="100"/>
                                  <w:marBottom w:val="100"/>
                                  <w:divBdr>
                                    <w:top w:val="single" w:sz="2" w:space="0" w:color="E3E3E3"/>
                                    <w:left w:val="single" w:sz="2" w:space="0" w:color="E3E3E3"/>
                                    <w:bottom w:val="single" w:sz="2" w:space="0" w:color="E3E3E3"/>
                                    <w:right w:val="single" w:sz="2" w:space="0" w:color="E3E3E3"/>
                                  </w:divBdr>
                                  <w:divsChild>
                                    <w:div w:id="822936977">
                                      <w:marLeft w:val="0"/>
                                      <w:marRight w:val="0"/>
                                      <w:marTop w:val="0"/>
                                      <w:marBottom w:val="0"/>
                                      <w:divBdr>
                                        <w:top w:val="single" w:sz="2" w:space="0" w:color="E3E3E3"/>
                                        <w:left w:val="single" w:sz="2" w:space="0" w:color="E3E3E3"/>
                                        <w:bottom w:val="single" w:sz="2" w:space="0" w:color="E3E3E3"/>
                                        <w:right w:val="single" w:sz="2" w:space="0" w:color="E3E3E3"/>
                                      </w:divBdr>
                                      <w:divsChild>
                                        <w:div w:id="815298493">
                                          <w:marLeft w:val="0"/>
                                          <w:marRight w:val="0"/>
                                          <w:marTop w:val="0"/>
                                          <w:marBottom w:val="0"/>
                                          <w:divBdr>
                                            <w:top w:val="single" w:sz="2" w:space="0" w:color="E3E3E3"/>
                                            <w:left w:val="single" w:sz="2" w:space="0" w:color="E3E3E3"/>
                                            <w:bottom w:val="single" w:sz="2" w:space="0" w:color="E3E3E3"/>
                                            <w:right w:val="single" w:sz="2" w:space="0" w:color="E3E3E3"/>
                                          </w:divBdr>
                                          <w:divsChild>
                                            <w:div w:id="2068138314">
                                              <w:marLeft w:val="0"/>
                                              <w:marRight w:val="0"/>
                                              <w:marTop w:val="0"/>
                                              <w:marBottom w:val="0"/>
                                              <w:divBdr>
                                                <w:top w:val="single" w:sz="2" w:space="0" w:color="E3E3E3"/>
                                                <w:left w:val="single" w:sz="2" w:space="0" w:color="E3E3E3"/>
                                                <w:bottom w:val="single" w:sz="2" w:space="0" w:color="E3E3E3"/>
                                                <w:right w:val="single" w:sz="2" w:space="0" w:color="E3E3E3"/>
                                              </w:divBdr>
                                              <w:divsChild>
                                                <w:div w:id="2099249926">
                                                  <w:marLeft w:val="0"/>
                                                  <w:marRight w:val="0"/>
                                                  <w:marTop w:val="0"/>
                                                  <w:marBottom w:val="0"/>
                                                  <w:divBdr>
                                                    <w:top w:val="single" w:sz="2" w:space="0" w:color="E3E3E3"/>
                                                    <w:left w:val="single" w:sz="2" w:space="0" w:color="E3E3E3"/>
                                                    <w:bottom w:val="single" w:sz="2" w:space="0" w:color="E3E3E3"/>
                                                    <w:right w:val="single" w:sz="2" w:space="0" w:color="E3E3E3"/>
                                                  </w:divBdr>
                                                  <w:divsChild>
                                                    <w:div w:id="1469710803">
                                                      <w:marLeft w:val="0"/>
                                                      <w:marRight w:val="0"/>
                                                      <w:marTop w:val="0"/>
                                                      <w:marBottom w:val="0"/>
                                                      <w:divBdr>
                                                        <w:top w:val="single" w:sz="2" w:space="0" w:color="E3E3E3"/>
                                                        <w:left w:val="single" w:sz="2" w:space="0" w:color="E3E3E3"/>
                                                        <w:bottom w:val="single" w:sz="2" w:space="0" w:color="E3E3E3"/>
                                                        <w:right w:val="single" w:sz="2" w:space="0" w:color="E3E3E3"/>
                                                      </w:divBdr>
                                                      <w:divsChild>
                                                        <w:div w:id="76824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1189266">
          <w:marLeft w:val="0"/>
          <w:marRight w:val="0"/>
          <w:marTop w:val="0"/>
          <w:marBottom w:val="0"/>
          <w:divBdr>
            <w:top w:val="none" w:sz="0" w:space="0" w:color="auto"/>
            <w:left w:val="none" w:sz="0" w:space="0" w:color="auto"/>
            <w:bottom w:val="none" w:sz="0" w:space="0" w:color="auto"/>
            <w:right w:val="none" w:sz="0" w:space="0" w:color="auto"/>
          </w:divBdr>
          <w:divsChild>
            <w:div w:id="1579359283">
              <w:marLeft w:val="0"/>
              <w:marRight w:val="0"/>
              <w:marTop w:val="0"/>
              <w:marBottom w:val="0"/>
              <w:divBdr>
                <w:top w:val="single" w:sz="2" w:space="0" w:color="E3E3E3"/>
                <w:left w:val="single" w:sz="2" w:space="0" w:color="E3E3E3"/>
                <w:bottom w:val="single" w:sz="2" w:space="0" w:color="E3E3E3"/>
                <w:right w:val="single" w:sz="2" w:space="0" w:color="E3E3E3"/>
              </w:divBdr>
              <w:divsChild>
                <w:div w:id="858734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49791016">
      <w:bodyDiv w:val="1"/>
      <w:marLeft w:val="0"/>
      <w:marRight w:val="0"/>
      <w:marTop w:val="0"/>
      <w:marBottom w:val="0"/>
      <w:divBdr>
        <w:top w:val="none" w:sz="0" w:space="0" w:color="auto"/>
        <w:left w:val="none" w:sz="0" w:space="0" w:color="auto"/>
        <w:bottom w:val="none" w:sz="0" w:space="0" w:color="auto"/>
        <w:right w:val="none" w:sz="0" w:space="0" w:color="auto"/>
      </w:divBdr>
      <w:divsChild>
        <w:div w:id="210044876">
          <w:marLeft w:val="0"/>
          <w:marRight w:val="0"/>
          <w:marTop w:val="0"/>
          <w:marBottom w:val="0"/>
          <w:divBdr>
            <w:top w:val="single" w:sz="2" w:space="0" w:color="E3E3E3"/>
            <w:left w:val="single" w:sz="2" w:space="0" w:color="E3E3E3"/>
            <w:bottom w:val="single" w:sz="2" w:space="0" w:color="E3E3E3"/>
            <w:right w:val="single" w:sz="2" w:space="0" w:color="E3E3E3"/>
          </w:divBdr>
          <w:divsChild>
            <w:div w:id="1450277446">
              <w:marLeft w:val="0"/>
              <w:marRight w:val="0"/>
              <w:marTop w:val="0"/>
              <w:marBottom w:val="0"/>
              <w:divBdr>
                <w:top w:val="single" w:sz="2" w:space="0" w:color="E3E3E3"/>
                <w:left w:val="single" w:sz="2" w:space="0" w:color="E3E3E3"/>
                <w:bottom w:val="single" w:sz="2" w:space="0" w:color="E3E3E3"/>
                <w:right w:val="single" w:sz="2" w:space="0" w:color="E3E3E3"/>
              </w:divBdr>
              <w:divsChild>
                <w:div w:id="1621448102">
                  <w:marLeft w:val="0"/>
                  <w:marRight w:val="0"/>
                  <w:marTop w:val="0"/>
                  <w:marBottom w:val="0"/>
                  <w:divBdr>
                    <w:top w:val="single" w:sz="2" w:space="0" w:color="E3E3E3"/>
                    <w:left w:val="single" w:sz="2" w:space="0" w:color="E3E3E3"/>
                    <w:bottom w:val="single" w:sz="2" w:space="0" w:color="E3E3E3"/>
                    <w:right w:val="single" w:sz="2" w:space="0" w:color="E3E3E3"/>
                  </w:divBdr>
                  <w:divsChild>
                    <w:div w:id="1569732381">
                      <w:marLeft w:val="0"/>
                      <w:marRight w:val="0"/>
                      <w:marTop w:val="0"/>
                      <w:marBottom w:val="0"/>
                      <w:divBdr>
                        <w:top w:val="single" w:sz="2" w:space="0" w:color="E3E3E3"/>
                        <w:left w:val="single" w:sz="2" w:space="0" w:color="E3E3E3"/>
                        <w:bottom w:val="single" w:sz="2" w:space="0" w:color="E3E3E3"/>
                        <w:right w:val="single" w:sz="2" w:space="0" w:color="E3E3E3"/>
                      </w:divBdr>
                      <w:divsChild>
                        <w:div w:id="1003585010">
                          <w:marLeft w:val="0"/>
                          <w:marRight w:val="0"/>
                          <w:marTop w:val="0"/>
                          <w:marBottom w:val="0"/>
                          <w:divBdr>
                            <w:top w:val="single" w:sz="2" w:space="0" w:color="E3E3E3"/>
                            <w:left w:val="single" w:sz="2" w:space="0" w:color="E3E3E3"/>
                            <w:bottom w:val="single" w:sz="2" w:space="0" w:color="E3E3E3"/>
                            <w:right w:val="single" w:sz="2" w:space="0" w:color="E3E3E3"/>
                          </w:divBdr>
                          <w:divsChild>
                            <w:div w:id="883836374">
                              <w:marLeft w:val="0"/>
                              <w:marRight w:val="0"/>
                              <w:marTop w:val="0"/>
                              <w:marBottom w:val="0"/>
                              <w:divBdr>
                                <w:top w:val="single" w:sz="2" w:space="0" w:color="E3E3E3"/>
                                <w:left w:val="single" w:sz="2" w:space="0" w:color="E3E3E3"/>
                                <w:bottom w:val="single" w:sz="2" w:space="0" w:color="E3E3E3"/>
                                <w:right w:val="single" w:sz="2" w:space="0" w:color="E3E3E3"/>
                              </w:divBdr>
                              <w:divsChild>
                                <w:div w:id="1031225336">
                                  <w:marLeft w:val="0"/>
                                  <w:marRight w:val="0"/>
                                  <w:marTop w:val="100"/>
                                  <w:marBottom w:val="100"/>
                                  <w:divBdr>
                                    <w:top w:val="single" w:sz="2" w:space="0" w:color="E3E3E3"/>
                                    <w:left w:val="single" w:sz="2" w:space="0" w:color="E3E3E3"/>
                                    <w:bottom w:val="single" w:sz="2" w:space="0" w:color="E3E3E3"/>
                                    <w:right w:val="single" w:sz="2" w:space="0" w:color="E3E3E3"/>
                                  </w:divBdr>
                                  <w:divsChild>
                                    <w:div w:id="490995737">
                                      <w:marLeft w:val="0"/>
                                      <w:marRight w:val="0"/>
                                      <w:marTop w:val="0"/>
                                      <w:marBottom w:val="0"/>
                                      <w:divBdr>
                                        <w:top w:val="single" w:sz="2" w:space="0" w:color="E3E3E3"/>
                                        <w:left w:val="single" w:sz="2" w:space="0" w:color="E3E3E3"/>
                                        <w:bottom w:val="single" w:sz="2" w:space="0" w:color="E3E3E3"/>
                                        <w:right w:val="single" w:sz="2" w:space="0" w:color="E3E3E3"/>
                                      </w:divBdr>
                                      <w:divsChild>
                                        <w:div w:id="1458833336">
                                          <w:marLeft w:val="0"/>
                                          <w:marRight w:val="0"/>
                                          <w:marTop w:val="0"/>
                                          <w:marBottom w:val="0"/>
                                          <w:divBdr>
                                            <w:top w:val="single" w:sz="2" w:space="0" w:color="E3E3E3"/>
                                            <w:left w:val="single" w:sz="2" w:space="0" w:color="E3E3E3"/>
                                            <w:bottom w:val="single" w:sz="2" w:space="0" w:color="E3E3E3"/>
                                            <w:right w:val="single" w:sz="2" w:space="0" w:color="E3E3E3"/>
                                          </w:divBdr>
                                          <w:divsChild>
                                            <w:div w:id="1598369988">
                                              <w:marLeft w:val="0"/>
                                              <w:marRight w:val="0"/>
                                              <w:marTop w:val="0"/>
                                              <w:marBottom w:val="0"/>
                                              <w:divBdr>
                                                <w:top w:val="single" w:sz="2" w:space="0" w:color="E3E3E3"/>
                                                <w:left w:val="single" w:sz="2" w:space="0" w:color="E3E3E3"/>
                                                <w:bottom w:val="single" w:sz="2" w:space="0" w:color="E3E3E3"/>
                                                <w:right w:val="single" w:sz="2" w:space="0" w:color="E3E3E3"/>
                                              </w:divBdr>
                                              <w:divsChild>
                                                <w:div w:id="1643461388">
                                                  <w:marLeft w:val="0"/>
                                                  <w:marRight w:val="0"/>
                                                  <w:marTop w:val="0"/>
                                                  <w:marBottom w:val="0"/>
                                                  <w:divBdr>
                                                    <w:top w:val="single" w:sz="2" w:space="0" w:color="E3E3E3"/>
                                                    <w:left w:val="single" w:sz="2" w:space="0" w:color="E3E3E3"/>
                                                    <w:bottom w:val="single" w:sz="2" w:space="0" w:color="E3E3E3"/>
                                                    <w:right w:val="single" w:sz="2" w:space="0" w:color="E3E3E3"/>
                                                  </w:divBdr>
                                                  <w:divsChild>
                                                    <w:div w:id="1213493832">
                                                      <w:marLeft w:val="0"/>
                                                      <w:marRight w:val="0"/>
                                                      <w:marTop w:val="0"/>
                                                      <w:marBottom w:val="0"/>
                                                      <w:divBdr>
                                                        <w:top w:val="single" w:sz="2" w:space="0" w:color="E3E3E3"/>
                                                        <w:left w:val="single" w:sz="2" w:space="0" w:color="E3E3E3"/>
                                                        <w:bottom w:val="single" w:sz="2" w:space="0" w:color="E3E3E3"/>
                                                        <w:right w:val="single" w:sz="2" w:space="0" w:color="E3E3E3"/>
                                                      </w:divBdr>
                                                      <w:divsChild>
                                                        <w:div w:id="18699050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58507205">
          <w:marLeft w:val="0"/>
          <w:marRight w:val="0"/>
          <w:marTop w:val="0"/>
          <w:marBottom w:val="0"/>
          <w:divBdr>
            <w:top w:val="none" w:sz="0" w:space="0" w:color="auto"/>
            <w:left w:val="none" w:sz="0" w:space="0" w:color="auto"/>
            <w:bottom w:val="none" w:sz="0" w:space="0" w:color="auto"/>
            <w:right w:val="none" w:sz="0" w:space="0" w:color="auto"/>
          </w:divBdr>
          <w:divsChild>
            <w:div w:id="1987053145">
              <w:marLeft w:val="0"/>
              <w:marRight w:val="0"/>
              <w:marTop w:val="0"/>
              <w:marBottom w:val="0"/>
              <w:divBdr>
                <w:top w:val="single" w:sz="2" w:space="0" w:color="E3E3E3"/>
                <w:left w:val="single" w:sz="2" w:space="0" w:color="E3E3E3"/>
                <w:bottom w:val="single" w:sz="2" w:space="0" w:color="E3E3E3"/>
                <w:right w:val="single" w:sz="2" w:space="0" w:color="E3E3E3"/>
              </w:divBdr>
              <w:divsChild>
                <w:div w:id="855733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09839559">
      <w:bodyDiv w:val="1"/>
      <w:marLeft w:val="0"/>
      <w:marRight w:val="0"/>
      <w:marTop w:val="0"/>
      <w:marBottom w:val="0"/>
      <w:divBdr>
        <w:top w:val="none" w:sz="0" w:space="0" w:color="auto"/>
        <w:left w:val="none" w:sz="0" w:space="0" w:color="auto"/>
        <w:bottom w:val="none" w:sz="0" w:space="0" w:color="auto"/>
        <w:right w:val="none" w:sz="0" w:space="0" w:color="auto"/>
      </w:divBdr>
      <w:divsChild>
        <w:div w:id="1643071826">
          <w:marLeft w:val="0"/>
          <w:marRight w:val="0"/>
          <w:marTop w:val="0"/>
          <w:marBottom w:val="0"/>
          <w:divBdr>
            <w:top w:val="none" w:sz="0" w:space="0" w:color="auto"/>
            <w:left w:val="none" w:sz="0" w:space="0" w:color="auto"/>
            <w:bottom w:val="none" w:sz="0" w:space="0" w:color="auto"/>
            <w:right w:val="none" w:sz="0" w:space="0" w:color="auto"/>
          </w:divBdr>
        </w:div>
        <w:div w:id="1824271907">
          <w:marLeft w:val="0"/>
          <w:marRight w:val="0"/>
          <w:marTop w:val="0"/>
          <w:marBottom w:val="0"/>
          <w:divBdr>
            <w:top w:val="none" w:sz="0" w:space="0" w:color="auto"/>
            <w:left w:val="none" w:sz="0" w:space="0" w:color="auto"/>
            <w:bottom w:val="none" w:sz="0" w:space="0" w:color="auto"/>
            <w:right w:val="none" w:sz="0" w:space="0" w:color="auto"/>
          </w:divBdr>
        </w:div>
        <w:div w:id="329019798">
          <w:marLeft w:val="0"/>
          <w:marRight w:val="0"/>
          <w:marTop w:val="0"/>
          <w:marBottom w:val="0"/>
          <w:divBdr>
            <w:top w:val="none" w:sz="0" w:space="0" w:color="auto"/>
            <w:left w:val="none" w:sz="0" w:space="0" w:color="auto"/>
            <w:bottom w:val="none" w:sz="0" w:space="0" w:color="auto"/>
            <w:right w:val="none" w:sz="0" w:space="0" w:color="auto"/>
          </w:divBdr>
        </w:div>
        <w:div w:id="942956183">
          <w:marLeft w:val="0"/>
          <w:marRight w:val="0"/>
          <w:marTop w:val="0"/>
          <w:marBottom w:val="0"/>
          <w:divBdr>
            <w:top w:val="none" w:sz="0" w:space="0" w:color="auto"/>
            <w:left w:val="none" w:sz="0" w:space="0" w:color="auto"/>
            <w:bottom w:val="none" w:sz="0" w:space="0" w:color="auto"/>
            <w:right w:val="none" w:sz="0" w:space="0" w:color="auto"/>
          </w:divBdr>
        </w:div>
        <w:div w:id="1803576442">
          <w:marLeft w:val="0"/>
          <w:marRight w:val="0"/>
          <w:marTop w:val="0"/>
          <w:marBottom w:val="0"/>
          <w:divBdr>
            <w:top w:val="none" w:sz="0" w:space="0" w:color="auto"/>
            <w:left w:val="none" w:sz="0" w:space="0" w:color="auto"/>
            <w:bottom w:val="none" w:sz="0" w:space="0" w:color="auto"/>
            <w:right w:val="none" w:sz="0" w:space="0" w:color="auto"/>
          </w:divBdr>
        </w:div>
      </w:divsChild>
    </w:div>
    <w:div w:id="1539392306">
      <w:bodyDiv w:val="1"/>
      <w:marLeft w:val="0"/>
      <w:marRight w:val="0"/>
      <w:marTop w:val="0"/>
      <w:marBottom w:val="0"/>
      <w:divBdr>
        <w:top w:val="none" w:sz="0" w:space="0" w:color="auto"/>
        <w:left w:val="none" w:sz="0" w:space="0" w:color="auto"/>
        <w:bottom w:val="none" w:sz="0" w:space="0" w:color="auto"/>
        <w:right w:val="none" w:sz="0" w:space="0" w:color="auto"/>
      </w:divBdr>
      <w:divsChild>
        <w:div w:id="1822309818">
          <w:marLeft w:val="0"/>
          <w:marRight w:val="0"/>
          <w:marTop w:val="0"/>
          <w:marBottom w:val="0"/>
          <w:divBdr>
            <w:top w:val="none" w:sz="0" w:space="0" w:color="auto"/>
            <w:left w:val="none" w:sz="0" w:space="0" w:color="auto"/>
            <w:bottom w:val="none" w:sz="0" w:space="0" w:color="auto"/>
            <w:right w:val="none" w:sz="0" w:space="0" w:color="auto"/>
          </w:divBdr>
        </w:div>
        <w:div w:id="359211697">
          <w:marLeft w:val="0"/>
          <w:marRight w:val="0"/>
          <w:marTop w:val="0"/>
          <w:marBottom w:val="0"/>
          <w:divBdr>
            <w:top w:val="none" w:sz="0" w:space="0" w:color="auto"/>
            <w:left w:val="none" w:sz="0" w:space="0" w:color="auto"/>
            <w:bottom w:val="none" w:sz="0" w:space="0" w:color="auto"/>
            <w:right w:val="none" w:sz="0" w:space="0" w:color="auto"/>
          </w:divBdr>
        </w:div>
        <w:div w:id="470601">
          <w:marLeft w:val="0"/>
          <w:marRight w:val="0"/>
          <w:marTop w:val="0"/>
          <w:marBottom w:val="0"/>
          <w:divBdr>
            <w:top w:val="none" w:sz="0" w:space="0" w:color="auto"/>
            <w:left w:val="none" w:sz="0" w:space="0" w:color="auto"/>
            <w:bottom w:val="none" w:sz="0" w:space="0" w:color="auto"/>
            <w:right w:val="none" w:sz="0" w:space="0" w:color="auto"/>
          </w:divBdr>
        </w:div>
        <w:div w:id="1290164411">
          <w:marLeft w:val="0"/>
          <w:marRight w:val="0"/>
          <w:marTop w:val="0"/>
          <w:marBottom w:val="0"/>
          <w:divBdr>
            <w:top w:val="none" w:sz="0" w:space="0" w:color="auto"/>
            <w:left w:val="none" w:sz="0" w:space="0" w:color="auto"/>
            <w:bottom w:val="none" w:sz="0" w:space="0" w:color="auto"/>
            <w:right w:val="none" w:sz="0" w:space="0" w:color="auto"/>
          </w:divBdr>
        </w:div>
        <w:div w:id="505677720">
          <w:marLeft w:val="0"/>
          <w:marRight w:val="0"/>
          <w:marTop w:val="0"/>
          <w:marBottom w:val="0"/>
          <w:divBdr>
            <w:top w:val="none" w:sz="0" w:space="0" w:color="auto"/>
            <w:left w:val="none" w:sz="0" w:space="0" w:color="auto"/>
            <w:bottom w:val="none" w:sz="0" w:space="0" w:color="auto"/>
            <w:right w:val="none" w:sz="0" w:space="0" w:color="auto"/>
          </w:divBdr>
        </w:div>
      </w:divsChild>
    </w:div>
    <w:div w:id="1647540863">
      <w:bodyDiv w:val="1"/>
      <w:marLeft w:val="0"/>
      <w:marRight w:val="0"/>
      <w:marTop w:val="0"/>
      <w:marBottom w:val="0"/>
      <w:divBdr>
        <w:top w:val="none" w:sz="0" w:space="0" w:color="auto"/>
        <w:left w:val="none" w:sz="0" w:space="0" w:color="auto"/>
        <w:bottom w:val="none" w:sz="0" w:space="0" w:color="auto"/>
        <w:right w:val="none" w:sz="0" w:space="0" w:color="auto"/>
      </w:divBdr>
    </w:div>
    <w:div w:id="1679697628">
      <w:bodyDiv w:val="1"/>
      <w:marLeft w:val="0"/>
      <w:marRight w:val="0"/>
      <w:marTop w:val="0"/>
      <w:marBottom w:val="0"/>
      <w:divBdr>
        <w:top w:val="none" w:sz="0" w:space="0" w:color="auto"/>
        <w:left w:val="none" w:sz="0" w:space="0" w:color="auto"/>
        <w:bottom w:val="none" w:sz="0" w:space="0" w:color="auto"/>
        <w:right w:val="none" w:sz="0" w:space="0" w:color="auto"/>
      </w:divBdr>
      <w:divsChild>
        <w:div w:id="1302878620">
          <w:marLeft w:val="0"/>
          <w:marRight w:val="0"/>
          <w:marTop w:val="0"/>
          <w:marBottom w:val="0"/>
          <w:divBdr>
            <w:top w:val="single" w:sz="2" w:space="0" w:color="E3E3E3"/>
            <w:left w:val="single" w:sz="2" w:space="0" w:color="E3E3E3"/>
            <w:bottom w:val="single" w:sz="2" w:space="0" w:color="E3E3E3"/>
            <w:right w:val="single" w:sz="2" w:space="0" w:color="E3E3E3"/>
          </w:divBdr>
          <w:divsChild>
            <w:div w:id="1517844210">
              <w:marLeft w:val="0"/>
              <w:marRight w:val="0"/>
              <w:marTop w:val="0"/>
              <w:marBottom w:val="0"/>
              <w:divBdr>
                <w:top w:val="single" w:sz="2" w:space="0" w:color="E3E3E3"/>
                <w:left w:val="single" w:sz="2" w:space="0" w:color="E3E3E3"/>
                <w:bottom w:val="single" w:sz="2" w:space="0" w:color="E3E3E3"/>
                <w:right w:val="single" w:sz="2" w:space="0" w:color="E3E3E3"/>
              </w:divBdr>
              <w:divsChild>
                <w:div w:id="982931825">
                  <w:marLeft w:val="0"/>
                  <w:marRight w:val="0"/>
                  <w:marTop w:val="0"/>
                  <w:marBottom w:val="0"/>
                  <w:divBdr>
                    <w:top w:val="single" w:sz="2" w:space="0" w:color="E3E3E3"/>
                    <w:left w:val="single" w:sz="2" w:space="0" w:color="E3E3E3"/>
                    <w:bottom w:val="single" w:sz="2" w:space="0" w:color="E3E3E3"/>
                    <w:right w:val="single" w:sz="2" w:space="0" w:color="E3E3E3"/>
                  </w:divBdr>
                  <w:divsChild>
                    <w:div w:id="1323241801">
                      <w:marLeft w:val="0"/>
                      <w:marRight w:val="0"/>
                      <w:marTop w:val="0"/>
                      <w:marBottom w:val="0"/>
                      <w:divBdr>
                        <w:top w:val="single" w:sz="2" w:space="0" w:color="E3E3E3"/>
                        <w:left w:val="single" w:sz="2" w:space="0" w:color="E3E3E3"/>
                        <w:bottom w:val="single" w:sz="2" w:space="0" w:color="E3E3E3"/>
                        <w:right w:val="single" w:sz="2" w:space="0" w:color="E3E3E3"/>
                      </w:divBdr>
                      <w:divsChild>
                        <w:div w:id="437912028">
                          <w:marLeft w:val="0"/>
                          <w:marRight w:val="0"/>
                          <w:marTop w:val="0"/>
                          <w:marBottom w:val="0"/>
                          <w:divBdr>
                            <w:top w:val="single" w:sz="2" w:space="0" w:color="E3E3E3"/>
                            <w:left w:val="single" w:sz="2" w:space="0" w:color="E3E3E3"/>
                            <w:bottom w:val="single" w:sz="2" w:space="0" w:color="E3E3E3"/>
                            <w:right w:val="single" w:sz="2" w:space="0" w:color="E3E3E3"/>
                          </w:divBdr>
                          <w:divsChild>
                            <w:div w:id="849947598">
                              <w:marLeft w:val="0"/>
                              <w:marRight w:val="0"/>
                              <w:marTop w:val="0"/>
                              <w:marBottom w:val="0"/>
                              <w:divBdr>
                                <w:top w:val="single" w:sz="2" w:space="0" w:color="E3E3E3"/>
                                <w:left w:val="single" w:sz="2" w:space="0" w:color="E3E3E3"/>
                                <w:bottom w:val="single" w:sz="2" w:space="0" w:color="E3E3E3"/>
                                <w:right w:val="single" w:sz="2" w:space="0" w:color="E3E3E3"/>
                              </w:divBdr>
                              <w:divsChild>
                                <w:div w:id="1938562842">
                                  <w:marLeft w:val="0"/>
                                  <w:marRight w:val="0"/>
                                  <w:marTop w:val="100"/>
                                  <w:marBottom w:val="100"/>
                                  <w:divBdr>
                                    <w:top w:val="single" w:sz="2" w:space="0" w:color="E3E3E3"/>
                                    <w:left w:val="single" w:sz="2" w:space="0" w:color="E3E3E3"/>
                                    <w:bottom w:val="single" w:sz="2" w:space="0" w:color="E3E3E3"/>
                                    <w:right w:val="single" w:sz="2" w:space="0" w:color="E3E3E3"/>
                                  </w:divBdr>
                                  <w:divsChild>
                                    <w:div w:id="368268053">
                                      <w:marLeft w:val="0"/>
                                      <w:marRight w:val="0"/>
                                      <w:marTop w:val="0"/>
                                      <w:marBottom w:val="0"/>
                                      <w:divBdr>
                                        <w:top w:val="single" w:sz="2" w:space="0" w:color="E3E3E3"/>
                                        <w:left w:val="single" w:sz="2" w:space="0" w:color="E3E3E3"/>
                                        <w:bottom w:val="single" w:sz="2" w:space="0" w:color="E3E3E3"/>
                                        <w:right w:val="single" w:sz="2" w:space="0" w:color="E3E3E3"/>
                                      </w:divBdr>
                                      <w:divsChild>
                                        <w:div w:id="1342783646">
                                          <w:marLeft w:val="0"/>
                                          <w:marRight w:val="0"/>
                                          <w:marTop w:val="0"/>
                                          <w:marBottom w:val="0"/>
                                          <w:divBdr>
                                            <w:top w:val="single" w:sz="2" w:space="0" w:color="E3E3E3"/>
                                            <w:left w:val="single" w:sz="2" w:space="0" w:color="E3E3E3"/>
                                            <w:bottom w:val="single" w:sz="2" w:space="0" w:color="E3E3E3"/>
                                            <w:right w:val="single" w:sz="2" w:space="0" w:color="E3E3E3"/>
                                          </w:divBdr>
                                          <w:divsChild>
                                            <w:div w:id="278488787">
                                              <w:marLeft w:val="0"/>
                                              <w:marRight w:val="0"/>
                                              <w:marTop w:val="0"/>
                                              <w:marBottom w:val="0"/>
                                              <w:divBdr>
                                                <w:top w:val="single" w:sz="2" w:space="0" w:color="E3E3E3"/>
                                                <w:left w:val="single" w:sz="2" w:space="0" w:color="E3E3E3"/>
                                                <w:bottom w:val="single" w:sz="2" w:space="0" w:color="E3E3E3"/>
                                                <w:right w:val="single" w:sz="2" w:space="0" w:color="E3E3E3"/>
                                              </w:divBdr>
                                              <w:divsChild>
                                                <w:div w:id="1949507520">
                                                  <w:marLeft w:val="0"/>
                                                  <w:marRight w:val="0"/>
                                                  <w:marTop w:val="0"/>
                                                  <w:marBottom w:val="0"/>
                                                  <w:divBdr>
                                                    <w:top w:val="single" w:sz="2" w:space="0" w:color="E3E3E3"/>
                                                    <w:left w:val="single" w:sz="2" w:space="0" w:color="E3E3E3"/>
                                                    <w:bottom w:val="single" w:sz="2" w:space="0" w:color="E3E3E3"/>
                                                    <w:right w:val="single" w:sz="2" w:space="0" w:color="E3E3E3"/>
                                                  </w:divBdr>
                                                  <w:divsChild>
                                                    <w:div w:id="2135757772">
                                                      <w:marLeft w:val="0"/>
                                                      <w:marRight w:val="0"/>
                                                      <w:marTop w:val="0"/>
                                                      <w:marBottom w:val="0"/>
                                                      <w:divBdr>
                                                        <w:top w:val="single" w:sz="2" w:space="0" w:color="E3E3E3"/>
                                                        <w:left w:val="single" w:sz="2" w:space="0" w:color="E3E3E3"/>
                                                        <w:bottom w:val="single" w:sz="2" w:space="0" w:color="E3E3E3"/>
                                                        <w:right w:val="single" w:sz="2" w:space="0" w:color="E3E3E3"/>
                                                      </w:divBdr>
                                                      <w:divsChild>
                                                        <w:div w:id="573391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64836217">
          <w:marLeft w:val="0"/>
          <w:marRight w:val="0"/>
          <w:marTop w:val="0"/>
          <w:marBottom w:val="0"/>
          <w:divBdr>
            <w:top w:val="none" w:sz="0" w:space="0" w:color="auto"/>
            <w:left w:val="none" w:sz="0" w:space="0" w:color="auto"/>
            <w:bottom w:val="none" w:sz="0" w:space="0" w:color="auto"/>
            <w:right w:val="none" w:sz="0" w:space="0" w:color="auto"/>
          </w:divBdr>
          <w:divsChild>
            <w:div w:id="1369791816">
              <w:marLeft w:val="0"/>
              <w:marRight w:val="0"/>
              <w:marTop w:val="0"/>
              <w:marBottom w:val="0"/>
              <w:divBdr>
                <w:top w:val="single" w:sz="2" w:space="0" w:color="E3E3E3"/>
                <w:left w:val="single" w:sz="2" w:space="0" w:color="E3E3E3"/>
                <w:bottom w:val="single" w:sz="2" w:space="0" w:color="E3E3E3"/>
                <w:right w:val="single" w:sz="2" w:space="0" w:color="E3E3E3"/>
              </w:divBdr>
              <w:divsChild>
                <w:div w:id="70081027">
                  <w:marLeft w:val="0"/>
                  <w:marRight w:val="0"/>
                  <w:marTop w:val="0"/>
                  <w:marBottom w:val="0"/>
                  <w:divBdr>
                    <w:top w:val="single" w:sz="2" w:space="0" w:color="E3E3E3"/>
                    <w:left w:val="single" w:sz="2" w:space="0" w:color="E3E3E3"/>
                    <w:bottom w:val="single" w:sz="2" w:space="0" w:color="E3E3E3"/>
                    <w:right w:val="single" w:sz="2" w:space="0" w:color="E3E3E3"/>
                  </w:divBdr>
                  <w:divsChild>
                    <w:div w:id="1356006644">
                      <w:marLeft w:val="0"/>
                      <w:marRight w:val="0"/>
                      <w:marTop w:val="0"/>
                      <w:marBottom w:val="0"/>
                      <w:divBdr>
                        <w:top w:val="single" w:sz="6" w:space="0" w:color="auto"/>
                        <w:left w:val="single" w:sz="6" w:space="0" w:color="auto"/>
                        <w:bottom w:val="single" w:sz="6" w:space="0" w:color="auto"/>
                        <w:right w:val="single" w:sz="6" w:space="0" w:color="auto"/>
                      </w:divBdr>
                      <w:divsChild>
                        <w:div w:id="2101175425">
                          <w:marLeft w:val="0"/>
                          <w:marRight w:val="0"/>
                          <w:marTop w:val="0"/>
                          <w:marBottom w:val="0"/>
                          <w:divBdr>
                            <w:top w:val="none" w:sz="0" w:space="0" w:color="auto"/>
                            <w:left w:val="none" w:sz="0" w:space="0" w:color="auto"/>
                            <w:bottom w:val="none" w:sz="0" w:space="0" w:color="auto"/>
                            <w:right w:val="none" w:sz="0" w:space="0" w:color="auto"/>
                          </w:divBdr>
                          <w:divsChild>
                            <w:div w:id="1630015042">
                              <w:marLeft w:val="0"/>
                              <w:marRight w:val="0"/>
                              <w:marTop w:val="0"/>
                              <w:marBottom w:val="0"/>
                              <w:divBdr>
                                <w:top w:val="none" w:sz="0" w:space="0" w:color="auto"/>
                                <w:left w:val="none" w:sz="0" w:space="0" w:color="auto"/>
                                <w:bottom w:val="none" w:sz="0" w:space="0" w:color="auto"/>
                                <w:right w:val="none" w:sz="0" w:space="0" w:color="auto"/>
                              </w:divBdr>
                              <w:divsChild>
                                <w:div w:id="1170943632">
                                  <w:marLeft w:val="0"/>
                                  <w:marRight w:val="0"/>
                                  <w:marTop w:val="0"/>
                                  <w:marBottom w:val="0"/>
                                  <w:divBdr>
                                    <w:top w:val="none" w:sz="0" w:space="0" w:color="auto"/>
                                    <w:left w:val="none" w:sz="0" w:space="0" w:color="auto"/>
                                    <w:bottom w:val="none" w:sz="0" w:space="0" w:color="auto"/>
                                    <w:right w:val="none" w:sz="0" w:space="0" w:color="auto"/>
                                  </w:divBdr>
                                  <w:divsChild>
                                    <w:div w:id="529496845">
                                      <w:marLeft w:val="0"/>
                                      <w:marRight w:val="0"/>
                                      <w:marTop w:val="0"/>
                                      <w:marBottom w:val="0"/>
                                      <w:divBdr>
                                        <w:top w:val="none" w:sz="0" w:space="0" w:color="auto"/>
                                        <w:left w:val="none" w:sz="0" w:space="0" w:color="auto"/>
                                        <w:bottom w:val="none" w:sz="0" w:space="0" w:color="auto"/>
                                        <w:right w:val="none" w:sz="0" w:space="0" w:color="auto"/>
                                      </w:divBdr>
                                      <w:divsChild>
                                        <w:div w:id="1196231581">
                                          <w:marLeft w:val="0"/>
                                          <w:marRight w:val="0"/>
                                          <w:marTop w:val="0"/>
                                          <w:marBottom w:val="0"/>
                                          <w:divBdr>
                                            <w:top w:val="none" w:sz="0" w:space="0" w:color="auto"/>
                                            <w:left w:val="none" w:sz="0" w:space="0" w:color="auto"/>
                                            <w:bottom w:val="none" w:sz="0" w:space="0" w:color="auto"/>
                                            <w:right w:val="none" w:sz="0" w:space="0" w:color="auto"/>
                                          </w:divBdr>
                                          <w:divsChild>
                                            <w:div w:id="132620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4303627">
      <w:bodyDiv w:val="1"/>
      <w:marLeft w:val="0"/>
      <w:marRight w:val="0"/>
      <w:marTop w:val="0"/>
      <w:marBottom w:val="0"/>
      <w:divBdr>
        <w:top w:val="none" w:sz="0" w:space="0" w:color="auto"/>
        <w:left w:val="none" w:sz="0" w:space="0" w:color="auto"/>
        <w:bottom w:val="none" w:sz="0" w:space="0" w:color="auto"/>
        <w:right w:val="none" w:sz="0" w:space="0" w:color="auto"/>
      </w:divBdr>
      <w:divsChild>
        <w:div w:id="358892573">
          <w:marLeft w:val="0"/>
          <w:marRight w:val="0"/>
          <w:marTop w:val="0"/>
          <w:marBottom w:val="0"/>
          <w:divBdr>
            <w:top w:val="none" w:sz="0" w:space="0" w:color="auto"/>
            <w:left w:val="none" w:sz="0" w:space="0" w:color="auto"/>
            <w:bottom w:val="none" w:sz="0" w:space="0" w:color="auto"/>
            <w:right w:val="none" w:sz="0" w:space="0" w:color="auto"/>
          </w:divBdr>
        </w:div>
        <w:div w:id="505484826">
          <w:marLeft w:val="0"/>
          <w:marRight w:val="0"/>
          <w:marTop w:val="0"/>
          <w:marBottom w:val="0"/>
          <w:divBdr>
            <w:top w:val="none" w:sz="0" w:space="0" w:color="auto"/>
            <w:left w:val="none" w:sz="0" w:space="0" w:color="auto"/>
            <w:bottom w:val="none" w:sz="0" w:space="0" w:color="auto"/>
            <w:right w:val="none" w:sz="0" w:space="0" w:color="auto"/>
          </w:divBdr>
        </w:div>
        <w:div w:id="2030569716">
          <w:marLeft w:val="0"/>
          <w:marRight w:val="0"/>
          <w:marTop w:val="0"/>
          <w:marBottom w:val="0"/>
          <w:divBdr>
            <w:top w:val="none" w:sz="0" w:space="0" w:color="auto"/>
            <w:left w:val="none" w:sz="0" w:space="0" w:color="auto"/>
            <w:bottom w:val="none" w:sz="0" w:space="0" w:color="auto"/>
            <w:right w:val="none" w:sz="0" w:space="0" w:color="auto"/>
          </w:divBdr>
        </w:div>
        <w:div w:id="1999141978">
          <w:marLeft w:val="0"/>
          <w:marRight w:val="0"/>
          <w:marTop w:val="0"/>
          <w:marBottom w:val="0"/>
          <w:divBdr>
            <w:top w:val="none" w:sz="0" w:space="0" w:color="auto"/>
            <w:left w:val="none" w:sz="0" w:space="0" w:color="auto"/>
            <w:bottom w:val="none" w:sz="0" w:space="0" w:color="auto"/>
            <w:right w:val="none" w:sz="0" w:space="0" w:color="auto"/>
          </w:divBdr>
        </w:div>
        <w:div w:id="1223519193">
          <w:marLeft w:val="0"/>
          <w:marRight w:val="0"/>
          <w:marTop w:val="0"/>
          <w:marBottom w:val="0"/>
          <w:divBdr>
            <w:top w:val="none" w:sz="0" w:space="0" w:color="auto"/>
            <w:left w:val="none" w:sz="0" w:space="0" w:color="auto"/>
            <w:bottom w:val="none" w:sz="0" w:space="0" w:color="auto"/>
            <w:right w:val="none" w:sz="0" w:space="0" w:color="auto"/>
          </w:divBdr>
        </w:div>
        <w:div w:id="263533258">
          <w:marLeft w:val="0"/>
          <w:marRight w:val="0"/>
          <w:marTop w:val="0"/>
          <w:marBottom w:val="0"/>
          <w:divBdr>
            <w:top w:val="none" w:sz="0" w:space="0" w:color="auto"/>
            <w:left w:val="none" w:sz="0" w:space="0" w:color="auto"/>
            <w:bottom w:val="none" w:sz="0" w:space="0" w:color="auto"/>
            <w:right w:val="none" w:sz="0" w:space="0" w:color="auto"/>
          </w:divBdr>
        </w:div>
        <w:div w:id="1961759097">
          <w:marLeft w:val="0"/>
          <w:marRight w:val="0"/>
          <w:marTop w:val="0"/>
          <w:marBottom w:val="0"/>
          <w:divBdr>
            <w:top w:val="none" w:sz="0" w:space="0" w:color="auto"/>
            <w:left w:val="none" w:sz="0" w:space="0" w:color="auto"/>
            <w:bottom w:val="none" w:sz="0" w:space="0" w:color="auto"/>
            <w:right w:val="none" w:sz="0" w:space="0" w:color="auto"/>
          </w:divBdr>
        </w:div>
      </w:divsChild>
    </w:div>
    <w:div w:id="1791896028">
      <w:bodyDiv w:val="1"/>
      <w:marLeft w:val="0"/>
      <w:marRight w:val="0"/>
      <w:marTop w:val="0"/>
      <w:marBottom w:val="0"/>
      <w:divBdr>
        <w:top w:val="none" w:sz="0" w:space="0" w:color="auto"/>
        <w:left w:val="none" w:sz="0" w:space="0" w:color="auto"/>
        <w:bottom w:val="none" w:sz="0" w:space="0" w:color="auto"/>
        <w:right w:val="none" w:sz="0" w:space="0" w:color="auto"/>
      </w:divBdr>
    </w:div>
    <w:div w:id="2105805710">
      <w:bodyDiv w:val="1"/>
      <w:marLeft w:val="0"/>
      <w:marRight w:val="0"/>
      <w:marTop w:val="0"/>
      <w:marBottom w:val="0"/>
      <w:divBdr>
        <w:top w:val="none" w:sz="0" w:space="0" w:color="auto"/>
        <w:left w:val="none" w:sz="0" w:space="0" w:color="auto"/>
        <w:bottom w:val="none" w:sz="0" w:space="0" w:color="auto"/>
        <w:right w:val="none" w:sz="0" w:space="0" w:color="auto"/>
      </w:divBdr>
    </w:div>
    <w:div w:id="2107995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customXml" Target="ink/ink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2T05:15:52.091"/>
    </inkml:context>
    <inkml:brush xml:id="br0">
      <inkml:brushProperty name="width" value="0.05" units="cm"/>
      <inkml:brushProperty name="height" value="0.05" units="cm"/>
      <inkml:brushProperty name="color" value="#FFFFFF"/>
    </inkml:brush>
  </inkml:definitions>
  <inkml:trace contextRef="#ctx0" brushRef="#br0">33 72 24575,'-10'0'0,"4"0"0,-3 0 0,5 0 0,1 0 0,2 0 0,5 3 0,3 0 0,0 1 0,3 1 0,-3 0 0,1 0 0,1-1 0,-5 0 0,2-1 0,-2-2 0,0-1 0,0 0 0,0 0 0,0 0 0,0 0 0,0 0 0,0 0 0,0 0 0,0 0 0,0 0 0,0 0 0,0 0 0,0 0 0,1 0 0,1 0 0,-1 0 0,2 0 0,-3 0 0,0 0 0,0 0 0,1-1 0,-1 0 0,-2-2 0,-1 1 0,-1-2 0,0 1 0,0-1 0,0-2 0,0 2 0,0-2 0,0 2 0,0 0 0,0 0 0,0 0 0,0 1 0,-1 1 0,-2-2 0,0 2 0,0-2 0,0 2 0,2-1 0,0 1 0,-1 0 0,2-1 0,-2 1 0,0 0 0,2-1 0,-2 0 0,0-1 0,2 1 0,-3 1 0,2-2 0,0 2 0,-1 0 0,2-2 0,-4 4 0,3 0 0,-1 2 0,-1 2 0,2 0 0,-3 7 0,2-6 0,0 6 0,-2-4 0,3-3 0,-1 3 0,0-3 0,1 1 0,-1-1 0,2 0 0,0 0 0,0-4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1T19:45:57.455"/>
    </inkml:context>
    <inkml:brush xml:id="br0">
      <inkml:brushProperty name="width" value="0.05" units="cm"/>
      <inkml:brushProperty name="height" value="0.05" units="cm"/>
      <inkml:brushProperty name="color" value="#FFFFFF"/>
    </inkml:brush>
  </inkml:definitions>
  <inkml:trace contextRef="#ctx0" brushRef="#br0">33 72 24575,'-10'0'0,"4"0"0,-3 0 0,5 0 0,1 0 0,2 0 0,5 3 0,3 0 0,0 1 0,3 1 0,-3 0 0,1 0 0,1-1 0,-5 0 0,2-1 0,-2-2 0,0-1 0,0 0 0,0 0 0,0 0 0,0 0 0,0 0 0,0 0 0,0 0 0,0 0 0,0 0 0,0 0 0,0 0 0,0 0 0,1 0 0,1 0 0,-1 0 0,2 0 0,-3 0 0,0 0 0,0 0 0,1-1 0,-1 0 0,-2-2 0,-1 1 0,-1-2 0,0 1 0,0-1 0,0-2 0,0 2 0,0-2 0,0 2 0,0 0 0,0 0 0,0 0 0,0 1 0,-1 1 0,-2-2 0,0 2 0,0-2 0,0 2 0,2-1 0,0 1 0,-1 0 0,2-1 0,-2 1 0,0 0 0,2-1 0,-2 0 0,0-1 0,2 1 0,-3 1 0,2-2 0,0 2 0,-1 0 0,2-2 0,-4 4 0,3 0 0,-1 2 0,-1 2 0,2 0 0,-3 7 0,2-6 0,0 6 0,-2-4 0,3-3 0,-1 3 0,0-3 0,1 1 0,-1-1 0,2 0 0,0 0 0,0-4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E75D9-38BB-4418-9270-3F7A7A425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7</Pages>
  <Words>5259</Words>
  <Characters>29978</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Carpenter, Melissa</dc:creator>
  <cp:keywords/>
  <dc:description/>
  <cp:lastModifiedBy>Gu, Wanjun</cp:lastModifiedBy>
  <cp:revision>222</cp:revision>
  <dcterms:created xsi:type="dcterms:W3CDTF">2024-06-05T23:48:00Z</dcterms:created>
  <dcterms:modified xsi:type="dcterms:W3CDTF">2024-06-19T07:30:00Z</dcterms:modified>
</cp:coreProperties>
</file>